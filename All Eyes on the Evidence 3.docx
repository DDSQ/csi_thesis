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11DEC" w14:textId="67D97812" w:rsidR="009B6ABC" w:rsidRDefault="00852710">
      <w:pPr>
        <w:spacing w:line="360" w:lineRule="auto"/>
        <w:jc w:val="center"/>
        <w:rPr>
          <w:color w:val="000000"/>
        </w:rPr>
      </w:pPr>
      <w:r>
        <w:rPr>
          <w:noProof/>
          <w:lang w:bidi="he-IL"/>
        </w:rPr>
        <w:drawing>
          <wp:inline distT="0" distB="0" distL="0" distR="0" wp14:anchorId="03813AF1" wp14:editId="0FBEE6DA">
            <wp:extent cx="4216400" cy="1066800"/>
            <wp:effectExtent l="0" t="0" r="0" b="0"/>
            <wp:docPr id="1" name="image1.png" descr="Image result for tilburg university logo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 result for tilburg university logo transparent"/>
                    <pic:cNvPicPr>
                      <a:picLocks noChangeAspect="1" noChangeArrowheads="1"/>
                    </pic:cNvPicPr>
                  </pic:nvPicPr>
                  <pic:blipFill>
                    <a:blip r:embed="rId8"/>
                    <a:stretch>
                      <a:fillRect/>
                    </a:stretch>
                  </pic:blipFill>
                  <pic:spPr bwMode="auto">
                    <a:xfrm>
                      <a:off x="0" y="0"/>
                      <a:ext cx="4216400" cy="1066800"/>
                    </a:xfrm>
                    <a:prstGeom prst="rect">
                      <a:avLst/>
                    </a:prstGeom>
                  </pic:spPr>
                </pic:pic>
              </a:graphicData>
            </a:graphic>
          </wp:inline>
        </w:drawing>
      </w:r>
    </w:p>
    <w:p w14:paraId="0355EF2F" w14:textId="77777777" w:rsidR="009B6ABC" w:rsidRDefault="009B6ABC">
      <w:pPr>
        <w:spacing w:line="360" w:lineRule="auto"/>
        <w:rPr>
          <w:color w:val="000000"/>
        </w:rPr>
      </w:pPr>
      <w:bookmarkStart w:id="0" w:name="_gjdgxs"/>
      <w:bookmarkEnd w:id="0"/>
    </w:p>
    <w:p w14:paraId="12C588B6" w14:textId="77777777" w:rsidR="009B6ABC" w:rsidRDefault="009B6ABC">
      <w:pPr>
        <w:spacing w:line="360" w:lineRule="auto"/>
        <w:rPr>
          <w:color w:val="000000"/>
        </w:rPr>
      </w:pPr>
    </w:p>
    <w:p w14:paraId="3F1A6F28" w14:textId="77777777" w:rsidR="009B6ABC" w:rsidRDefault="009B6ABC">
      <w:pPr>
        <w:spacing w:line="360" w:lineRule="auto"/>
        <w:rPr>
          <w:color w:val="000000"/>
        </w:rPr>
      </w:pPr>
    </w:p>
    <w:p w14:paraId="74271E7B" w14:textId="77777777" w:rsidR="009B6ABC" w:rsidRDefault="00852710">
      <w:pPr>
        <w:rPr>
          <w:color w:val="000000"/>
          <w:sz w:val="48"/>
          <w:szCs w:val="48"/>
        </w:rPr>
      </w:pPr>
      <w:r>
        <w:rPr>
          <w:color w:val="000000"/>
          <w:sz w:val="48"/>
          <w:szCs w:val="48"/>
        </w:rPr>
        <w:t xml:space="preserve">All Eyes on the Evidence: Classifying Expert and Novice Crime Scene Investigators on the basis of Eye Movement Patterns     </w:t>
      </w:r>
    </w:p>
    <w:p w14:paraId="1BC9436E" w14:textId="77777777" w:rsidR="009B6ABC" w:rsidRDefault="009B6ABC">
      <w:pPr>
        <w:spacing w:line="360" w:lineRule="auto"/>
        <w:rPr>
          <w:color w:val="000000"/>
        </w:rPr>
      </w:pPr>
    </w:p>
    <w:p w14:paraId="132C986C" w14:textId="77777777" w:rsidR="009B6ABC" w:rsidRDefault="009B6ABC">
      <w:pPr>
        <w:spacing w:line="360" w:lineRule="auto"/>
        <w:rPr>
          <w:color w:val="000000"/>
        </w:rPr>
      </w:pPr>
    </w:p>
    <w:p w14:paraId="30E02953" w14:textId="77777777" w:rsidR="009B6ABC" w:rsidRDefault="00852710">
      <w:pPr>
        <w:spacing w:line="360" w:lineRule="auto"/>
        <w:jc w:val="center"/>
        <w:rPr>
          <w:color w:val="000000"/>
        </w:rPr>
      </w:pPr>
      <w:r>
        <w:rPr>
          <w:color w:val="000000"/>
        </w:rPr>
        <w:t>Master Thesis - Data Science: Business and Governance</w:t>
      </w:r>
      <w:r>
        <w:rPr>
          <w:color w:val="000000"/>
        </w:rPr>
        <w:br/>
        <w:t>The School of Humanities and digital Sciences</w:t>
      </w:r>
    </w:p>
    <w:p w14:paraId="229E1093" w14:textId="77777777" w:rsidR="009B6ABC" w:rsidRDefault="009B6ABC">
      <w:pPr>
        <w:spacing w:line="360" w:lineRule="auto"/>
        <w:rPr>
          <w:color w:val="000000"/>
        </w:rPr>
      </w:pPr>
    </w:p>
    <w:p w14:paraId="24EE8C74" w14:textId="77777777" w:rsidR="009B6ABC" w:rsidRDefault="009B6ABC">
      <w:pPr>
        <w:spacing w:line="360" w:lineRule="auto"/>
        <w:rPr>
          <w:color w:val="000000"/>
        </w:rPr>
      </w:pPr>
    </w:p>
    <w:p w14:paraId="6E8F08B1" w14:textId="77777777" w:rsidR="009B6ABC" w:rsidRDefault="00852710">
      <w:pPr>
        <w:spacing w:line="360" w:lineRule="auto"/>
        <w:rPr>
          <w:color w:val="000000"/>
          <w:lang w:val="pt-BR"/>
        </w:rPr>
      </w:pPr>
      <w:r>
        <w:rPr>
          <w:b/>
          <w:color w:val="000000"/>
          <w:lang w:val="pt-BR"/>
        </w:rPr>
        <w:t>Author:</w:t>
      </w:r>
      <w:r>
        <w:rPr>
          <w:color w:val="000000"/>
          <w:lang w:val="pt-BR"/>
        </w:rPr>
        <w:t xml:space="preserve"> Décio J. Da Silveira Quiosa</w:t>
      </w:r>
      <w:r>
        <w:rPr>
          <w:color w:val="000000"/>
          <w:lang w:val="pt-BR"/>
        </w:rPr>
        <w:br/>
      </w:r>
      <w:r>
        <w:rPr>
          <w:b/>
          <w:color w:val="000000"/>
          <w:lang w:val="pt-BR"/>
        </w:rPr>
        <w:t>Studentnumber:</w:t>
      </w:r>
      <w:r>
        <w:rPr>
          <w:color w:val="000000"/>
          <w:lang w:val="pt-BR"/>
        </w:rPr>
        <w:t xml:space="preserve"> 2017433</w:t>
      </w:r>
    </w:p>
    <w:p w14:paraId="004D643E" w14:textId="77777777" w:rsidR="009B6ABC" w:rsidRDefault="00852710">
      <w:pPr>
        <w:spacing w:line="360" w:lineRule="auto"/>
        <w:rPr>
          <w:color w:val="000000"/>
        </w:rPr>
      </w:pPr>
      <w:r>
        <w:rPr>
          <w:b/>
          <w:color w:val="000000"/>
        </w:rPr>
        <w:t>ANR:</w:t>
      </w:r>
      <w:r>
        <w:rPr>
          <w:color w:val="000000"/>
        </w:rPr>
        <w:t xml:space="preserve"> u283203</w:t>
      </w:r>
      <w:r>
        <w:rPr>
          <w:color w:val="000000"/>
        </w:rPr>
        <w:br/>
      </w:r>
      <w:r>
        <w:rPr>
          <w:b/>
          <w:color w:val="000000"/>
        </w:rPr>
        <w:t>Supervisor:</w:t>
      </w:r>
      <w:r>
        <w:rPr>
          <w:color w:val="000000"/>
        </w:rPr>
        <w:t xml:space="preserve"> Frouke Hermens</w:t>
      </w:r>
    </w:p>
    <w:p w14:paraId="340B4E67" w14:textId="77777777" w:rsidR="009B6ABC" w:rsidRDefault="00852710">
      <w:pPr>
        <w:spacing w:line="360" w:lineRule="auto"/>
        <w:rPr>
          <w:color w:val="000000"/>
        </w:rPr>
      </w:pPr>
      <w:r>
        <w:rPr>
          <w:b/>
          <w:color w:val="000000"/>
        </w:rPr>
        <w:t>Second reader:</w:t>
      </w:r>
    </w:p>
    <w:p w14:paraId="30CBA1E2" w14:textId="77777777" w:rsidR="009B6ABC" w:rsidRDefault="00852710">
      <w:pPr>
        <w:spacing w:line="360" w:lineRule="auto"/>
        <w:rPr>
          <w:color w:val="000000"/>
        </w:rPr>
      </w:pPr>
      <w:r>
        <w:rPr>
          <w:b/>
          <w:color w:val="000000"/>
        </w:rPr>
        <w:t>Theme:</w:t>
      </w:r>
      <w:r>
        <w:rPr>
          <w:color w:val="000000"/>
        </w:rPr>
        <w:t xml:space="preserve"> Eye tracking in Crime scene investigation </w:t>
      </w:r>
    </w:p>
    <w:p w14:paraId="0F0E2283" w14:textId="77777777" w:rsidR="009B6ABC" w:rsidRDefault="00852710">
      <w:pPr>
        <w:spacing w:line="360" w:lineRule="auto"/>
        <w:rPr>
          <w:color w:val="000000"/>
        </w:rPr>
      </w:pPr>
      <w:r>
        <w:rPr>
          <w:color w:val="000000"/>
        </w:rPr>
        <w:t>December 2018</w:t>
      </w:r>
    </w:p>
    <w:p w14:paraId="2C4EB30A" w14:textId="77777777" w:rsidR="009B6ABC" w:rsidRDefault="00852710">
      <w:pPr>
        <w:spacing w:line="360" w:lineRule="auto"/>
        <w:rPr>
          <w:color w:val="000000"/>
        </w:rPr>
      </w:pPr>
      <w:r>
        <w:rPr>
          <w:color w:val="000000"/>
        </w:rPr>
        <w:t>Tilburg University, Tilburg</w:t>
      </w:r>
      <w:r>
        <w:rPr>
          <w:color w:val="000000"/>
        </w:rPr>
        <w:br/>
      </w:r>
      <w:r>
        <w:rPr>
          <w:color w:val="000000"/>
        </w:rPr>
        <w:br/>
      </w:r>
      <w:r>
        <w:rPr>
          <w:color w:val="000000"/>
        </w:rPr>
        <w:br/>
      </w:r>
    </w:p>
    <w:p w14:paraId="623749FE" w14:textId="77777777" w:rsidR="009B6ABC" w:rsidRDefault="00852710">
      <w:pPr>
        <w:spacing w:line="360" w:lineRule="auto"/>
        <w:rPr>
          <w:b/>
          <w:color w:val="000000"/>
        </w:rPr>
      </w:pPr>
      <w:r>
        <w:br w:type="page"/>
      </w:r>
    </w:p>
    <w:p w14:paraId="7E1E7A6C" w14:textId="77777777" w:rsidR="009B6ABC" w:rsidRDefault="00852710">
      <w:pPr>
        <w:pStyle w:val="Heading1"/>
      </w:pPr>
      <w:bookmarkStart w:id="1" w:name="_Toc528962838"/>
      <w:bookmarkEnd w:id="1"/>
      <w:r>
        <w:lastRenderedPageBreak/>
        <w:t>Preface</w:t>
      </w:r>
    </w:p>
    <w:p w14:paraId="724B89AD" w14:textId="77777777" w:rsidR="009B6ABC" w:rsidRDefault="00852710">
      <w:r>
        <w:br w:type="page"/>
      </w:r>
    </w:p>
    <w:p w14:paraId="56EDA935" w14:textId="77777777" w:rsidR="009B6ABC" w:rsidRDefault="00852710">
      <w:pPr>
        <w:pStyle w:val="Heading1"/>
      </w:pPr>
      <w:bookmarkStart w:id="2" w:name="_Toc528962839"/>
      <w:bookmarkEnd w:id="2"/>
      <w:r>
        <w:lastRenderedPageBreak/>
        <w:t>Abstract</w:t>
      </w:r>
    </w:p>
    <w:p w14:paraId="76813DBA" w14:textId="77777777" w:rsidR="009B6ABC" w:rsidRDefault="00852710">
      <w:pPr>
        <w:rPr>
          <w:b/>
        </w:rPr>
      </w:pPr>
      <w:r>
        <w:br w:type="page"/>
      </w:r>
    </w:p>
    <w:p w14:paraId="572A02DA" w14:textId="77777777" w:rsidR="009B6ABC" w:rsidRDefault="00852710">
      <w:pPr>
        <w:pStyle w:val="Heading1"/>
      </w:pPr>
      <w:bookmarkStart w:id="3" w:name="_Toc528962840"/>
      <w:commentRangeStart w:id="4"/>
      <w:r>
        <w:lastRenderedPageBreak/>
        <w:t>1 Introduction</w:t>
      </w:r>
      <w:bookmarkEnd w:id="3"/>
      <w:commentRangeEnd w:id="4"/>
      <w:r>
        <w:commentReference w:id="4"/>
      </w:r>
    </w:p>
    <w:p w14:paraId="01BC4FD3" w14:textId="77777777" w:rsidR="009B6ABC" w:rsidRDefault="00852710">
      <w:pPr>
        <w:pStyle w:val="Heading2"/>
      </w:pPr>
      <w:bookmarkStart w:id="5" w:name="_Toc528962841"/>
      <w:bookmarkEnd w:id="5"/>
      <w:r>
        <w:t>Context</w:t>
      </w:r>
    </w:p>
    <w:p w14:paraId="304EF0F9" w14:textId="77777777" w:rsidR="009B6ABC" w:rsidRDefault="00852710">
      <w:r>
        <w:t xml:space="preserve">Observation of the scenery around us does not happen in one glance, rather we observe our surroundings one small area at the time fixating our fovea onto different objects so we can allow our visual oculomotor system absorb the environment in a fine grained manner. </w:t>
      </w:r>
    </w:p>
    <w:p w14:paraId="5F7F5773" w14:textId="77777777" w:rsidR="009B6ABC" w:rsidRDefault="009B6ABC"/>
    <w:p w14:paraId="334AC333" w14:textId="77777777" w:rsidR="009B6ABC" w:rsidRDefault="00852710">
      <w:pPr>
        <w:pStyle w:val="Heading2"/>
      </w:pPr>
      <w:bookmarkStart w:id="6" w:name="_Toc528962842"/>
      <w:r>
        <w:t>Research questions</w:t>
      </w:r>
      <w:bookmarkEnd w:id="6"/>
      <w:r>
        <w:t xml:space="preserve"> </w:t>
      </w:r>
    </w:p>
    <w:p w14:paraId="562F4EFF" w14:textId="77777777" w:rsidR="009B6ABC" w:rsidRDefault="00852710">
      <w:pPr>
        <w:rPr>
          <w:color w:val="000000"/>
        </w:rPr>
      </w:pPr>
      <w:r>
        <w:rPr>
          <w:color w:val="000000"/>
        </w:rPr>
        <w:t xml:space="preserve">This research project aims to determine whether eye movement patterns can be used to distinguish between expert crime scene investigators and novices in a classification task. In addition, this project aims to examine the role of context (live crime scene investigation or based on images of the crime scene).  </w:t>
      </w:r>
    </w:p>
    <w:p w14:paraId="6FF673CF" w14:textId="77777777" w:rsidR="009B6ABC" w:rsidRDefault="00852710">
      <w:pPr>
        <w:numPr>
          <w:ilvl w:val="0"/>
          <w:numId w:val="1"/>
        </w:numPr>
        <w:contextualSpacing/>
        <w:rPr>
          <w:strike/>
          <w:color w:val="000000"/>
        </w:rPr>
      </w:pPr>
      <w:r>
        <w:rPr>
          <w:strike/>
        </w:rPr>
        <w:t>Which eye movement measurements contain the most information on expertise?</w:t>
      </w:r>
    </w:p>
    <w:p w14:paraId="5CC5D0F9" w14:textId="77777777" w:rsidR="009B6ABC" w:rsidRDefault="00852710">
      <w:pPr>
        <w:numPr>
          <w:ilvl w:val="0"/>
          <w:numId w:val="1"/>
        </w:numPr>
        <w:contextualSpacing/>
        <w:rPr>
          <w:strike/>
        </w:rPr>
      </w:pPr>
      <w:r>
        <w:rPr>
          <w:strike/>
        </w:rPr>
        <w:t>On the basis of which eye movements can we classify expertise?</w:t>
      </w:r>
    </w:p>
    <w:p w14:paraId="2BEEB534" w14:textId="77777777" w:rsidR="009B6ABC" w:rsidRDefault="00852710">
      <w:pPr>
        <w:numPr>
          <w:ilvl w:val="0"/>
          <w:numId w:val="1"/>
        </w:numPr>
        <w:contextualSpacing/>
        <w:rPr>
          <w:strike/>
        </w:rPr>
      </w:pPr>
      <w:r>
        <w:rPr>
          <w:strike/>
        </w:rPr>
        <w:t>Are these eye measurements consistent throughout different content and experimental setups?</w:t>
      </w:r>
    </w:p>
    <w:p w14:paraId="7FAA5012" w14:textId="77777777" w:rsidR="009B6ABC" w:rsidRDefault="00852710">
      <w:pPr>
        <w:numPr>
          <w:ilvl w:val="0"/>
          <w:numId w:val="1"/>
        </w:numPr>
        <w:contextualSpacing/>
        <w:rPr>
          <w:strike/>
        </w:rPr>
      </w:pPr>
      <w:r>
        <w:rPr>
          <w:strike/>
        </w:rPr>
        <w:t>Evaluate if simulation is a good proxy for live examination</w:t>
      </w:r>
    </w:p>
    <w:p w14:paraId="43CECDFB" w14:textId="77777777" w:rsidR="009B6ABC" w:rsidRDefault="009B6ABC"/>
    <w:p w14:paraId="6FC0F15E" w14:textId="77777777" w:rsidR="009B6ABC" w:rsidRDefault="00852710">
      <w:pPr>
        <w:pStyle w:val="Heading2"/>
      </w:pPr>
      <w:bookmarkStart w:id="7" w:name="_Toc528962843"/>
      <w:r>
        <w:t xml:space="preserve"> </w:t>
      </w:r>
      <w:bookmarkEnd w:id="7"/>
      <w:r>
        <w:t>Findings</w:t>
      </w:r>
    </w:p>
    <w:p w14:paraId="57F8A586" w14:textId="77777777" w:rsidR="009B6ABC" w:rsidRDefault="00B97CDE">
      <w:hyperlink r:id="rId12">
        <w:r w:rsidR="00852710">
          <w:rPr>
            <w:rStyle w:val="InternetLink"/>
            <w:b/>
            <w:color w:val="0563C1"/>
          </w:rPr>
          <w:t>http://citeseerx.ist.psu.edu/viewdoc/download?doi=10.1.1.67.6184&amp;rep=rep1&amp;type=pdf</w:t>
        </w:r>
      </w:hyperlink>
    </w:p>
    <w:p w14:paraId="78F2E19D" w14:textId="77777777" w:rsidR="009B6ABC" w:rsidRDefault="009B6ABC">
      <w:bookmarkStart w:id="8" w:name="_tyjcwt"/>
      <w:bookmarkEnd w:id="8"/>
    </w:p>
    <w:p w14:paraId="18C63F5F" w14:textId="77777777" w:rsidR="009B6ABC" w:rsidRDefault="009B6ABC"/>
    <w:p w14:paraId="0879D264" w14:textId="77777777" w:rsidR="009B6ABC" w:rsidRDefault="00852710">
      <w:pPr>
        <w:rPr>
          <w:b/>
        </w:rPr>
      </w:pPr>
      <w:r>
        <w:br w:type="page"/>
      </w:r>
    </w:p>
    <w:p w14:paraId="4489069E" w14:textId="42F28B66" w:rsidR="009B6ABC" w:rsidRDefault="00852710">
      <w:pPr>
        <w:pStyle w:val="Heading1"/>
      </w:pPr>
      <w:bookmarkStart w:id="9" w:name="_Toc528962844"/>
      <w:bookmarkEnd w:id="9"/>
      <w:r>
        <w:lastRenderedPageBreak/>
        <w:t>2 Related work</w:t>
      </w:r>
    </w:p>
    <w:p w14:paraId="57CFAF64" w14:textId="77777777" w:rsidR="00A5664D" w:rsidRDefault="00852710">
      <w:pPr>
        <w:spacing w:line="360" w:lineRule="auto"/>
        <w:ind w:firstLine="360"/>
        <w:rPr>
          <w:color w:val="333333"/>
          <w:sz w:val="22"/>
          <w:szCs w:val="22"/>
          <w:shd w:val="clear" w:color="auto" w:fill="FFFFFF"/>
        </w:rPr>
      </w:pPr>
      <w:r>
        <w:rPr>
          <w:color w:val="000000"/>
          <w:sz w:val="22"/>
          <w:szCs w:val="22"/>
        </w:rPr>
        <w:t xml:space="preserve">Gaze behavior is an important component of attention and perception and has a substantial impact on information processing of an individual </w:t>
      </w:r>
      <w:r>
        <w:rPr>
          <w:color w:val="333333"/>
          <w:sz w:val="22"/>
          <w:szCs w:val="22"/>
          <w:shd w:val="clear" w:color="auto" w:fill="FFFFFF"/>
        </w:rPr>
        <w:t>(Rizolatti, Riggio, Dascola &amp; Umilta, 1987). The mechanisms that underlie our gaze behavior are generally classified into two categories. Whilst top-down mechanisms direct our visual attention to the task at hand, bottom up mechanisms ensure that our visual attention is directed to particular points of interest (e.g. noteworthy visual attributes of photographs) (Kollmorgen et al., 2010).</w:t>
      </w:r>
      <w:r w:rsidR="00E858C1">
        <w:rPr>
          <w:color w:val="333333"/>
          <w:sz w:val="22"/>
          <w:szCs w:val="22"/>
          <w:shd w:val="clear" w:color="auto" w:fill="FFFFFF"/>
        </w:rPr>
        <w:t>The mechanism driven by stimuli is also known as visual saliency</w:t>
      </w:r>
      <w:r w:rsidR="00A5664D">
        <w:rPr>
          <w:color w:val="333333"/>
          <w:sz w:val="22"/>
          <w:szCs w:val="22"/>
          <w:shd w:val="clear" w:color="auto" w:fill="FFFFFF"/>
        </w:rPr>
        <w:t xml:space="preserve"> </w:t>
      </w:r>
      <w:r w:rsidR="00E858C1">
        <w:rPr>
          <w:color w:val="333333"/>
          <w:sz w:val="22"/>
          <w:szCs w:val="22"/>
          <w:shd w:val="clear" w:color="auto" w:fill="FFFFFF"/>
        </w:rPr>
        <w:t>(</w:t>
      </w:r>
      <w:r w:rsidR="00A5664D">
        <w:rPr>
          <w:color w:val="333333"/>
          <w:sz w:val="22"/>
          <w:szCs w:val="22"/>
          <w:shd w:val="clear" w:color="auto" w:fill="FFFFFF"/>
        </w:rPr>
        <w:t>Bruce &amp; Tsotsos, 2009</w:t>
      </w:r>
      <w:r w:rsidR="00E858C1">
        <w:rPr>
          <w:color w:val="333333"/>
          <w:sz w:val="22"/>
          <w:szCs w:val="22"/>
          <w:shd w:val="clear" w:color="auto" w:fill="FFFFFF"/>
        </w:rPr>
        <w:t>).</w:t>
      </w:r>
      <w:r>
        <w:rPr>
          <w:color w:val="333333"/>
          <w:sz w:val="22"/>
          <w:szCs w:val="22"/>
          <w:shd w:val="clear" w:color="auto" w:fill="FFFFFF"/>
        </w:rPr>
        <w:t xml:space="preserve"> Over the past decades, most research into gaze behavior seem to agree eye movements contain information in affluence about cognitive processes (Rayner, 1998).</w:t>
      </w:r>
      <w:r w:rsidR="00A5664D">
        <w:rPr>
          <w:color w:val="333333"/>
          <w:sz w:val="22"/>
          <w:szCs w:val="22"/>
          <w:shd w:val="clear" w:color="auto" w:fill="FFFFFF"/>
        </w:rPr>
        <w:t xml:space="preserve"> Hence, eye gaze behavior may be regarded as a valuable tool to understand expertise.</w:t>
      </w:r>
    </w:p>
    <w:p w14:paraId="558880EB" w14:textId="77777777" w:rsidR="009B6ABC" w:rsidRDefault="009B6ABC" w:rsidP="002C2B44">
      <w:pPr>
        <w:spacing w:line="360" w:lineRule="auto"/>
        <w:rPr>
          <w:color w:val="333333"/>
          <w:sz w:val="22"/>
          <w:szCs w:val="22"/>
          <w:shd w:val="clear" w:color="auto" w:fill="FFFFFF"/>
        </w:rPr>
      </w:pPr>
    </w:p>
    <w:p w14:paraId="70C69F4B" w14:textId="77777777" w:rsidR="009B6ABC" w:rsidRDefault="00852710">
      <w:pPr>
        <w:spacing w:line="360" w:lineRule="auto"/>
        <w:rPr>
          <w:b/>
          <w:bCs/>
          <w:i/>
          <w:iCs/>
          <w:color w:val="000000"/>
          <w:sz w:val="22"/>
          <w:szCs w:val="22"/>
        </w:rPr>
      </w:pPr>
      <w:r>
        <w:rPr>
          <w:b/>
          <w:bCs/>
          <w:i/>
          <w:iCs/>
          <w:color w:val="000000"/>
          <w:sz w:val="22"/>
          <w:szCs w:val="22"/>
        </w:rPr>
        <w:t>Theories of visual behavior and eye tracking</w:t>
      </w:r>
    </w:p>
    <w:p w14:paraId="0ED9FDFB" w14:textId="77777777" w:rsidR="009B6ABC" w:rsidRDefault="00852710">
      <w:pPr>
        <w:spacing w:line="360" w:lineRule="auto"/>
        <w:ind w:firstLine="360"/>
        <w:rPr>
          <w:sz w:val="22"/>
          <w:szCs w:val="22"/>
        </w:rPr>
      </w:pPr>
      <w:r>
        <w:rPr>
          <w:color w:val="333333"/>
          <w:sz w:val="22"/>
          <w:szCs w:val="22"/>
          <w:shd w:val="clear" w:color="auto" w:fill="FFFFFF"/>
        </w:rPr>
        <w:t xml:space="preserve">Eye-tracking allows for </w:t>
      </w:r>
      <w:r w:rsidR="00A5664D">
        <w:rPr>
          <w:color w:val="333333"/>
          <w:sz w:val="22"/>
          <w:szCs w:val="22"/>
          <w:shd w:val="clear" w:color="auto" w:fill="FFFFFF"/>
        </w:rPr>
        <w:t>capturing where a person is looking at any given time</w:t>
      </w:r>
      <w:r>
        <w:rPr>
          <w:color w:val="333333"/>
          <w:sz w:val="22"/>
          <w:szCs w:val="22"/>
          <w:shd w:val="clear" w:color="auto" w:fill="FFFFFF"/>
        </w:rPr>
        <w:t>. Various eye tracking studies</w:t>
      </w:r>
      <w:r w:rsidR="004D4CE3">
        <w:rPr>
          <w:color w:val="333333"/>
          <w:sz w:val="22"/>
          <w:szCs w:val="22"/>
          <w:shd w:val="clear" w:color="auto" w:fill="FFFFFF"/>
        </w:rPr>
        <w:t xml:space="preserve"> have</w:t>
      </w:r>
      <w:r>
        <w:rPr>
          <w:color w:val="333333"/>
          <w:sz w:val="22"/>
          <w:szCs w:val="22"/>
          <w:shd w:val="clear" w:color="auto" w:fill="FFFFFF"/>
        </w:rPr>
        <w:t xml:space="preserve"> examined t</w:t>
      </w:r>
      <w:r>
        <w:rPr>
          <w:color w:val="000000"/>
          <w:sz w:val="22"/>
          <w:szCs w:val="22"/>
        </w:rPr>
        <w:t>he differences in eye movement patterns between experts and novices in professional domains ranging from sports to medicine (</w:t>
      </w:r>
      <w:r w:rsidR="004D4CE3" w:rsidRPr="004D4CE3">
        <w:rPr>
          <w:color w:val="000000"/>
          <w:sz w:val="22"/>
          <w:szCs w:val="22"/>
        </w:rPr>
        <w:t>Geg</w:t>
      </w:r>
      <w:r w:rsidR="004D4CE3">
        <w:rPr>
          <w:color w:val="000000"/>
          <w:sz w:val="22"/>
          <w:szCs w:val="22"/>
        </w:rPr>
        <w:t>enfurtner, Lehtinen &amp; Säljö, 2</w:t>
      </w:r>
      <w:r w:rsidR="004D4CE3" w:rsidRPr="004D4CE3">
        <w:rPr>
          <w:color w:val="000000"/>
          <w:sz w:val="22"/>
          <w:szCs w:val="22"/>
        </w:rPr>
        <w:t>011)</w:t>
      </w:r>
      <w:r w:rsidR="004D4CE3">
        <w:rPr>
          <w:color w:val="000000"/>
          <w:sz w:val="22"/>
          <w:szCs w:val="22"/>
        </w:rPr>
        <w:t>. E</w:t>
      </w:r>
      <w:r>
        <w:rPr>
          <w:color w:val="000000"/>
          <w:sz w:val="22"/>
          <w:szCs w:val="22"/>
        </w:rPr>
        <w:t xml:space="preserve">xamples of non-trivial findings have shown </w:t>
      </w:r>
      <w:r>
        <w:rPr>
          <w:color w:val="333333"/>
          <w:sz w:val="22"/>
          <w:szCs w:val="22"/>
          <w:shd w:val="clear" w:color="auto" w:fill="FFFFFF"/>
        </w:rPr>
        <w:t xml:space="preserve">that </w:t>
      </w:r>
      <w:r>
        <w:rPr>
          <w:sz w:val="22"/>
          <w:szCs w:val="22"/>
        </w:rPr>
        <w:t>elite golf players fixate their visual attention for a prolonged amount of time on the ball until they hit target</w:t>
      </w:r>
      <w:r w:rsidR="004D4CE3">
        <w:rPr>
          <w:sz w:val="22"/>
          <w:szCs w:val="22"/>
        </w:rPr>
        <w:t>, which is also known as the “Quiet Eye” concept</w:t>
      </w:r>
      <w:r>
        <w:rPr>
          <w:sz w:val="22"/>
          <w:szCs w:val="22"/>
        </w:rPr>
        <w:t xml:space="preserve"> (Vickers, 1992) another example in the surgical domain revealed that highly skilled surgeons as opposed to novices spend less time tracking the position of th</w:t>
      </w:r>
      <w:r w:rsidR="004D4CE3">
        <w:rPr>
          <w:sz w:val="22"/>
          <w:szCs w:val="22"/>
        </w:rPr>
        <w:t>eir tools during surgery (Vine</w:t>
      </w:r>
      <w:r>
        <w:rPr>
          <w:sz w:val="22"/>
          <w:szCs w:val="22"/>
        </w:rPr>
        <w:t xml:space="preserve"> et al</w:t>
      </w:r>
      <w:r w:rsidR="004D4CE3">
        <w:rPr>
          <w:sz w:val="22"/>
          <w:szCs w:val="22"/>
        </w:rPr>
        <w:t>.,</w:t>
      </w:r>
      <w:r>
        <w:rPr>
          <w:sz w:val="22"/>
          <w:szCs w:val="22"/>
        </w:rPr>
        <w:t xml:space="preserve"> 2013). </w:t>
      </w:r>
    </w:p>
    <w:p w14:paraId="5BF131DE" w14:textId="77777777" w:rsidR="009B6ABC" w:rsidRPr="0035366E" w:rsidRDefault="00852710" w:rsidP="0035366E">
      <w:pPr>
        <w:spacing w:line="360" w:lineRule="auto"/>
        <w:ind w:firstLine="360"/>
      </w:pPr>
      <w:r>
        <w:rPr>
          <w:sz w:val="22"/>
          <w:szCs w:val="22"/>
        </w:rPr>
        <w:t xml:space="preserve">Several theories that explain expertise through visual behavior have been outlined in a meta-analysis by Gegenfurtner et al., (2011): The information reduction theory (Haider &amp; Frensch, 1999), the long-term working memory theory and the holistic model of image perception (Kundel et al. 2007). The holistic model of image perception proposes that experts are capable of widening their visual span by processing global information (Kundel et al. 2007). The long-term working memory suggests that experts, in contrast to, novices are capable of relying on their long term working memory as an extension of their working memory enabling faster processing of visual information due to retrieval structures (Ericsson &amp; Kintsch, 1995). Finally, the most prevalent theory that offers an explanation for differences in gaze behavior between experts and novices is the information reduction theory (Haider &amp; Frensch, 1999). This theory suggests that experts tend to reduce irrelevant information that needs to be processed by solely focusing on task-related visual stimuli and ignore unnecessary cues. Haider and Frensch (1999) showed in their work that expert air traffic controllers reduce the amount of visual information to be processed by solely focusing on task-related visual cues. </w:t>
      </w:r>
    </w:p>
    <w:p w14:paraId="4F12E784" w14:textId="77777777" w:rsidR="009B6ABC" w:rsidRDefault="009B6ABC">
      <w:pPr>
        <w:spacing w:line="360" w:lineRule="auto"/>
        <w:ind w:firstLine="360"/>
        <w:rPr>
          <w:sz w:val="22"/>
          <w:szCs w:val="22"/>
        </w:rPr>
      </w:pPr>
    </w:p>
    <w:p w14:paraId="234892F0" w14:textId="77777777" w:rsidR="009B6ABC" w:rsidRDefault="009B6ABC">
      <w:pPr>
        <w:spacing w:line="360" w:lineRule="auto"/>
        <w:ind w:firstLine="360"/>
        <w:rPr>
          <w:sz w:val="22"/>
          <w:szCs w:val="22"/>
        </w:rPr>
      </w:pPr>
    </w:p>
    <w:p w14:paraId="3239CED0" w14:textId="77777777" w:rsidR="009B6ABC" w:rsidRDefault="00852710">
      <w:pPr>
        <w:spacing w:line="360" w:lineRule="auto"/>
        <w:ind w:firstLine="360"/>
      </w:pPr>
      <w:r>
        <w:rPr>
          <w:sz w:val="22"/>
          <w:szCs w:val="22"/>
        </w:rPr>
        <w:lastRenderedPageBreak/>
        <w:t xml:space="preserve">Often the aim of these studies is to understand the differences between experts and novices using their eye movement patterns. </w:t>
      </w:r>
      <w:r>
        <w:rPr>
          <w:sz w:val="22"/>
          <w:szCs w:val="22"/>
          <w:shd w:val="clear" w:color="auto" w:fill="FFFFFF"/>
        </w:rPr>
        <w:t xml:space="preserve">An illustration of why comparisons between experts and novices might be relevant can be found in </w:t>
      </w:r>
      <w:r>
        <w:rPr>
          <w:sz w:val="22"/>
          <w:szCs w:val="22"/>
        </w:rPr>
        <w:t xml:space="preserve">laparoscopic surgery (surgery through small incisions). </w:t>
      </w:r>
      <w:r>
        <w:rPr>
          <w:color w:val="000000"/>
          <w:sz w:val="22"/>
          <w:szCs w:val="22"/>
        </w:rPr>
        <w:t xml:space="preserve">What makes laparoscopic surgery particularly interesting </w:t>
      </w:r>
      <w:r w:rsidR="004D4CE3">
        <w:rPr>
          <w:color w:val="000000"/>
          <w:sz w:val="22"/>
          <w:szCs w:val="22"/>
        </w:rPr>
        <w:t xml:space="preserve">are the substantive results </w:t>
      </w:r>
      <w:r w:rsidR="002C2B44">
        <w:rPr>
          <w:color w:val="000000"/>
          <w:sz w:val="22"/>
          <w:szCs w:val="22"/>
        </w:rPr>
        <w:t>that lead to</w:t>
      </w:r>
      <w:r>
        <w:rPr>
          <w:color w:val="000000"/>
          <w:sz w:val="22"/>
          <w:szCs w:val="22"/>
        </w:rPr>
        <w:t xml:space="preserve"> the contradictory situation of having favorable economic and societal outcomes related to fast recoveries for patients (due to small incisions), that comes at the cost of increased complexity of operations and higher skill demands for surgeons (Hermens, Flin and Ahmed, 2013; Reiley, Lin, Yuh and Hager, 2011). </w:t>
      </w:r>
    </w:p>
    <w:p w14:paraId="6EBFE24B" w14:textId="77777777" w:rsidR="009B6ABC" w:rsidRDefault="00852710">
      <w:pPr>
        <w:spacing w:line="360" w:lineRule="auto"/>
        <w:ind w:firstLine="360"/>
        <w:rPr>
          <w:color w:val="000000"/>
          <w:sz w:val="22"/>
          <w:szCs w:val="22"/>
        </w:rPr>
      </w:pPr>
      <w:r>
        <w:rPr>
          <w:color w:val="000000"/>
          <w:sz w:val="22"/>
          <w:szCs w:val="22"/>
        </w:rPr>
        <w:t>These demands in combinations with technological improvements of eye movement trackers are a catalyst for increased interest in improvement of training for novice surgeons based on eye movements (Hermens et al., 2013). Substantial evidence of improved training as a result of mimicking visual behavior can be found in the work of Vine et al. (2013) who has shown that novices who received gaze training in order t</w:t>
      </w:r>
      <w:r>
        <w:t xml:space="preserve">o </w:t>
      </w:r>
      <w:r>
        <w:rPr>
          <w:sz w:val="22"/>
          <w:szCs w:val="22"/>
        </w:rPr>
        <w:t xml:space="preserve">adopt the same eye </w:t>
      </w:r>
      <w:bookmarkStart w:id="10" w:name="_Toc528962845"/>
      <w:r>
        <w:rPr>
          <w:color w:val="000000"/>
          <w:sz w:val="22"/>
          <w:szCs w:val="22"/>
        </w:rPr>
        <w:t>movements as experts obtained higher skill levels and moreover skills were retained for a longer period of time.</w:t>
      </w:r>
    </w:p>
    <w:p w14:paraId="52594431" w14:textId="77777777" w:rsidR="009B6ABC" w:rsidRDefault="009B6ABC">
      <w:pPr>
        <w:spacing w:line="360" w:lineRule="auto"/>
        <w:rPr>
          <w:color w:val="000000"/>
          <w:sz w:val="22"/>
          <w:szCs w:val="22"/>
        </w:rPr>
      </w:pPr>
    </w:p>
    <w:bookmarkEnd w:id="10"/>
    <w:p w14:paraId="4599E9D6" w14:textId="77777777" w:rsidR="009B6ABC" w:rsidRDefault="00852710">
      <w:pPr>
        <w:spacing w:line="360" w:lineRule="auto"/>
      </w:pPr>
      <w:r>
        <w:rPr>
          <w:b/>
          <w:bCs/>
          <w:sz w:val="22"/>
          <w:szCs w:val="22"/>
        </w:rPr>
        <w:t>Visual search within the CSI domain</w:t>
      </w:r>
    </w:p>
    <w:p w14:paraId="3CAC8F02" w14:textId="77777777" w:rsidR="0035366E" w:rsidRDefault="00852710" w:rsidP="0035366E">
      <w:pPr>
        <w:spacing w:line="360" w:lineRule="auto"/>
        <w:ind w:firstLine="720"/>
        <w:rPr>
          <w:color w:val="000000"/>
          <w:sz w:val="22"/>
          <w:szCs w:val="22"/>
        </w:rPr>
      </w:pPr>
      <w:r>
        <w:rPr>
          <w:sz w:val="22"/>
          <w:szCs w:val="22"/>
          <w:lang w:bidi="he-IL"/>
        </w:rPr>
        <w:tab/>
      </w:r>
      <w:r w:rsidR="002C2B44">
        <w:rPr>
          <w:color w:val="000000"/>
          <w:sz w:val="22"/>
          <w:szCs w:val="22"/>
        </w:rPr>
        <w:t>Reasons to believe that eye movement differences may extend to and have an important role within the CSI domain as a premise of the information reduction theory are the intertwined dynamics of selectively applying attention to objects, switching this attention between objects and fixating on certain areas of interest. These dynamics are inherent to examining a crime scene and are known as covert orientation (Hunt and Kingstone, 2003). The presence of these dynamics are corroborated by several studies. Baber and Butler (2012) showed that CSI experts tend to focus selectively on objects with “evidential value” an</w:t>
      </w:r>
      <w:r w:rsidR="0035366E">
        <w:rPr>
          <w:color w:val="000000"/>
          <w:sz w:val="22"/>
          <w:szCs w:val="22"/>
        </w:rPr>
        <w:t>d Watalingam, Richetelli, Pelz and</w:t>
      </w:r>
      <w:r w:rsidR="002C2B44">
        <w:rPr>
          <w:color w:val="000000"/>
          <w:sz w:val="22"/>
          <w:szCs w:val="22"/>
        </w:rPr>
        <w:t xml:space="preserve"> Speir (2017) theorized that experts have a tendency towards hypothesizing in the process of interpreting evidence. </w:t>
      </w:r>
    </w:p>
    <w:p w14:paraId="42F71884" w14:textId="77777777" w:rsidR="00A90FDA" w:rsidRDefault="0035366E" w:rsidP="00E06180">
      <w:pPr>
        <w:spacing w:line="360" w:lineRule="auto"/>
        <w:ind w:firstLine="720"/>
        <w:rPr>
          <w:color w:val="000000"/>
          <w:sz w:val="22"/>
          <w:szCs w:val="22"/>
        </w:rPr>
      </w:pPr>
      <w:commentRangeStart w:id="11"/>
      <w:commentRangeStart w:id="12"/>
      <w:r>
        <w:rPr>
          <w:color w:val="000000"/>
          <w:sz w:val="22"/>
          <w:szCs w:val="22"/>
        </w:rPr>
        <w:t xml:space="preserve">Given that CSI has a pivotal role to forensic analysis in the sense that it determines what elements of the crime scene is selected as evidence. </w:t>
      </w:r>
      <w:commentRangeEnd w:id="11"/>
      <w:r>
        <w:commentReference w:id="11"/>
      </w:r>
      <w:r>
        <w:rPr>
          <w:color w:val="000000"/>
          <w:sz w:val="22"/>
          <w:szCs w:val="22"/>
        </w:rPr>
        <w:t>Wrongful selection</w:t>
      </w:r>
      <w:r w:rsidR="00A90FDA">
        <w:rPr>
          <w:color w:val="000000"/>
          <w:sz w:val="22"/>
          <w:szCs w:val="22"/>
        </w:rPr>
        <w:t xml:space="preserve"> of</w:t>
      </w:r>
      <w:r>
        <w:rPr>
          <w:color w:val="000000"/>
          <w:sz w:val="22"/>
          <w:szCs w:val="22"/>
        </w:rPr>
        <w:t xml:space="preserve"> evidence can lead to</w:t>
      </w:r>
      <w:r w:rsidR="00A90FDA">
        <w:rPr>
          <w:color w:val="000000"/>
          <w:sz w:val="22"/>
          <w:szCs w:val="22"/>
        </w:rPr>
        <w:t xml:space="preserve"> an</w:t>
      </w:r>
      <w:r>
        <w:rPr>
          <w:color w:val="000000"/>
          <w:sz w:val="22"/>
          <w:szCs w:val="22"/>
        </w:rPr>
        <w:t xml:space="preserve"> increased workloads in laboratories, whereas a more effective CSI can speed up analysis (Watalingam et al., 2017). </w:t>
      </w:r>
    </w:p>
    <w:p w14:paraId="1C746329" w14:textId="77777777" w:rsidR="00A90FDA" w:rsidRDefault="00A90FDA" w:rsidP="00A90FDA">
      <w:pPr>
        <w:spacing w:line="360" w:lineRule="auto"/>
        <w:rPr>
          <w:color w:val="000000"/>
          <w:sz w:val="22"/>
          <w:szCs w:val="22"/>
        </w:rPr>
      </w:pPr>
      <w:r>
        <w:rPr>
          <w:color w:val="000000"/>
          <w:sz w:val="22"/>
          <w:szCs w:val="22"/>
        </w:rPr>
        <w:t>Th</w:t>
      </w:r>
    </w:p>
    <w:p w14:paraId="6D2DBDE9" w14:textId="18E9C35F" w:rsidR="0035366E" w:rsidRPr="00E65F31" w:rsidRDefault="0035366E" w:rsidP="00E65F31">
      <w:pPr>
        <w:spacing w:line="360" w:lineRule="auto"/>
        <w:ind w:firstLine="720"/>
        <w:rPr>
          <w:color w:val="000000"/>
          <w:sz w:val="22"/>
          <w:szCs w:val="22"/>
        </w:rPr>
      </w:pPr>
      <w:r>
        <w:rPr>
          <w:color w:val="000000"/>
          <w:sz w:val="22"/>
          <w:szCs w:val="22"/>
        </w:rPr>
        <w:t xml:space="preserve">In addition, objective assessment of skill can lead to improved training as in Vine et al. (2013). </w:t>
      </w:r>
      <w:commentRangeEnd w:id="12"/>
      <w:r>
        <w:commentReference w:id="12"/>
      </w:r>
    </w:p>
    <w:p w14:paraId="0EDB738E" w14:textId="77777777" w:rsidR="00E06180" w:rsidRDefault="00852710" w:rsidP="002C2B44">
      <w:pPr>
        <w:spacing w:line="360" w:lineRule="auto"/>
        <w:ind w:firstLine="720"/>
        <w:rPr>
          <w:sz w:val="22"/>
          <w:szCs w:val="22"/>
        </w:rPr>
      </w:pPr>
      <w:commentRangeStart w:id="13"/>
      <w:r>
        <w:rPr>
          <w:sz w:val="22"/>
          <w:szCs w:val="22"/>
          <w:lang w:bidi="he-IL"/>
        </w:rPr>
        <w:t xml:space="preserve">Whilst the aforementioned theories of visual behavior are corroborated in various domains such as </w:t>
      </w:r>
      <w:r>
        <w:rPr>
          <w:sz w:val="22"/>
          <w:szCs w:val="22"/>
        </w:rPr>
        <w:t xml:space="preserve">chess (Sheridan &amp; Reingold, 2014) and slalom skiing (Decroix et al., 2017), the applicability of the theories </w:t>
      </w:r>
      <w:r w:rsidR="00E06180">
        <w:rPr>
          <w:sz w:val="22"/>
          <w:szCs w:val="22"/>
        </w:rPr>
        <w:t xml:space="preserve">in each of these examples </w:t>
      </w:r>
      <w:r>
        <w:rPr>
          <w:sz w:val="22"/>
          <w:szCs w:val="22"/>
        </w:rPr>
        <w:t>are dependent on the nature of the task in relation to domain specific characteristics (Prytz, Norén &amp; Jonson, 2018)</w:t>
      </w:r>
      <w:commentRangeEnd w:id="13"/>
      <w:r>
        <w:commentReference w:id="13"/>
      </w:r>
      <w:r>
        <w:rPr>
          <w:sz w:val="22"/>
          <w:szCs w:val="22"/>
        </w:rPr>
        <w:t xml:space="preserve">. </w:t>
      </w:r>
    </w:p>
    <w:p w14:paraId="13ECD53F" w14:textId="77777777" w:rsidR="00F5519E" w:rsidRDefault="00E06180" w:rsidP="00E06180">
      <w:pPr>
        <w:spacing w:line="360" w:lineRule="auto"/>
        <w:ind w:firstLine="720"/>
        <w:rPr>
          <w:color w:val="000000"/>
          <w:sz w:val="22"/>
          <w:szCs w:val="22"/>
        </w:rPr>
      </w:pPr>
      <w:r>
        <w:rPr>
          <w:color w:val="000000"/>
          <w:sz w:val="22"/>
          <w:szCs w:val="22"/>
        </w:rPr>
        <w:t xml:space="preserve">Gegenfurtner et al. (2011) provides a taxonomy of task complexity drawn from the work of Wood (1986) and Campbell (1986) </w:t>
      </w:r>
      <w:commentRangeStart w:id="14"/>
      <w:r>
        <w:rPr>
          <w:color w:val="000000"/>
          <w:sz w:val="22"/>
          <w:szCs w:val="22"/>
        </w:rPr>
        <w:t xml:space="preserve">proposing that the complexity of a task can be ranked: only </w:t>
      </w:r>
      <w:r>
        <w:rPr>
          <w:i/>
          <w:iCs/>
          <w:color w:val="000000"/>
          <w:sz w:val="22"/>
          <w:szCs w:val="22"/>
        </w:rPr>
        <w:t>viewing</w:t>
      </w:r>
      <w:r>
        <w:rPr>
          <w:color w:val="000000"/>
          <w:sz w:val="22"/>
          <w:szCs w:val="22"/>
        </w:rPr>
        <w:t xml:space="preserve"> is the </w:t>
      </w:r>
      <w:r>
        <w:rPr>
          <w:color w:val="000000"/>
          <w:sz w:val="22"/>
          <w:szCs w:val="22"/>
        </w:rPr>
        <w:lastRenderedPageBreak/>
        <w:t xml:space="preserve">simplest, followed by a moderately difficult </w:t>
      </w:r>
      <w:r>
        <w:rPr>
          <w:i/>
          <w:iCs/>
          <w:color w:val="000000"/>
          <w:sz w:val="22"/>
          <w:szCs w:val="22"/>
        </w:rPr>
        <w:t>detection</w:t>
      </w:r>
      <w:r>
        <w:rPr>
          <w:color w:val="000000"/>
          <w:sz w:val="22"/>
          <w:szCs w:val="22"/>
        </w:rPr>
        <w:t xml:space="preserve"> task, a moderately difficult </w:t>
      </w:r>
      <w:r>
        <w:rPr>
          <w:i/>
          <w:iCs/>
          <w:color w:val="000000"/>
          <w:sz w:val="22"/>
          <w:szCs w:val="22"/>
        </w:rPr>
        <w:t>decision</w:t>
      </w:r>
      <w:r>
        <w:rPr>
          <w:color w:val="000000"/>
          <w:sz w:val="22"/>
          <w:szCs w:val="22"/>
        </w:rPr>
        <w:t xml:space="preserve"> task and the hardest task a </w:t>
      </w:r>
      <w:r>
        <w:rPr>
          <w:i/>
          <w:iCs/>
          <w:color w:val="000000"/>
          <w:sz w:val="22"/>
          <w:szCs w:val="22"/>
        </w:rPr>
        <w:t>problem solving</w:t>
      </w:r>
      <w:r>
        <w:rPr>
          <w:color w:val="000000"/>
          <w:sz w:val="22"/>
          <w:szCs w:val="22"/>
        </w:rPr>
        <w:t xml:space="preserve"> task</w:t>
      </w:r>
      <w:commentRangeEnd w:id="14"/>
      <w:r>
        <w:commentReference w:id="14"/>
      </w:r>
      <w:r>
        <w:rPr>
          <w:color w:val="000000"/>
          <w:sz w:val="22"/>
          <w:szCs w:val="22"/>
        </w:rPr>
        <w:t>.</w:t>
      </w:r>
      <w:r w:rsidR="00F5519E">
        <w:rPr>
          <w:color w:val="000000"/>
          <w:sz w:val="22"/>
          <w:szCs w:val="22"/>
        </w:rPr>
        <w:t xml:space="preserve"> This suggests</w:t>
      </w:r>
      <w:r w:rsidR="0035366E">
        <w:rPr>
          <w:color w:val="000000"/>
          <w:sz w:val="22"/>
          <w:szCs w:val="22"/>
        </w:rPr>
        <w:t xml:space="preserve"> that the difference in </w:t>
      </w:r>
      <w:r w:rsidR="00F5519E">
        <w:rPr>
          <w:color w:val="000000"/>
          <w:sz w:val="22"/>
          <w:szCs w:val="22"/>
        </w:rPr>
        <w:t>expert</w:t>
      </w:r>
      <w:r w:rsidR="0035366E">
        <w:rPr>
          <w:color w:val="000000"/>
          <w:sz w:val="22"/>
          <w:szCs w:val="22"/>
        </w:rPr>
        <w:t>i</w:t>
      </w:r>
      <w:r w:rsidR="00F5519E">
        <w:rPr>
          <w:color w:val="000000"/>
          <w:sz w:val="22"/>
          <w:szCs w:val="22"/>
        </w:rPr>
        <w:t>s</w:t>
      </w:r>
      <w:r w:rsidR="0035366E">
        <w:rPr>
          <w:color w:val="000000"/>
          <w:sz w:val="22"/>
          <w:szCs w:val="22"/>
        </w:rPr>
        <w:t xml:space="preserve">e as measured by eye movements in the various domains may vary as a function of </w:t>
      </w:r>
      <w:r w:rsidR="00F5519E">
        <w:rPr>
          <w:color w:val="000000"/>
          <w:sz w:val="22"/>
          <w:szCs w:val="22"/>
        </w:rPr>
        <w:t>task complexity</w:t>
      </w:r>
      <w:r w:rsidR="0035366E">
        <w:rPr>
          <w:color w:val="000000"/>
          <w:sz w:val="22"/>
          <w:szCs w:val="22"/>
        </w:rPr>
        <w:t xml:space="preserve"> (e.g. eye-hand coordination in surgery, visual search)</w:t>
      </w:r>
      <w:r w:rsidR="00F5519E">
        <w:rPr>
          <w:color w:val="000000"/>
          <w:sz w:val="22"/>
          <w:szCs w:val="22"/>
        </w:rPr>
        <w:t>.</w:t>
      </w:r>
    </w:p>
    <w:p w14:paraId="7FBD9060" w14:textId="77777777" w:rsidR="00F5519E" w:rsidRDefault="00F5519E" w:rsidP="00E06180">
      <w:pPr>
        <w:spacing w:line="360" w:lineRule="auto"/>
        <w:ind w:firstLine="720"/>
        <w:rPr>
          <w:color w:val="000000"/>
          <w:sz w:val="22"/>
          <w:szCs w:val="22"/>
        </w:rPr>
      </w:pPr>
    </w:p>
    <w:p w14:paraId="26589F73" w14:textId="77777777" w:rsidR="00E06180" w:rsidRPr="0035366E" w:rsidRDefault="00852710" w:rsidP="0035366E">
      <w:pPr>
        <w:spacing w:line="360" w:lineRule="auto"/>
        <w:ind w:firstLine="720"/>
        <w:rPr>
          <w:color w:val="000000"/>
          <w:sz w:val="22"/>
          <w:szCs w:val="22"/>
        </w:rPr>
      </w:pPr>
      <w:r>
        <w:rPr>
          <w:sz w:val="22"/>
          <w:szCs w:val="22"/>
        </w:rPr>
        <w:t>An example can be found in the work of Prytz et al. (2018). They examined the differences between emergency professionals and novices in conducting a visual search task in order to identify an accident scene. They proposed that in the visual dynamics of selectively searching through task relevant areas are the most strongly linked to the information-reduction theory (Prytz et al., 2018).</w:t>
      </w:r>
    </w:p>
    <w:p w14:paraId="30E9B9E6" w14:textId="77777777" w:rsidR="009B6ABC" w:rsidRDefault="00852710">
      <w:pPr>
        <w:spacing w:line="360" w:lineRule="auto"/>
        <w:ind w:firstLine="720"/>
        <w:rPr>
          <w:sz w:val="22"/>
          <w:szCs w:val="22"/>
        </w:rPr>
      </w:pPr>
      <w:r>
        <w:rPr>
          <w:color w:val="000000"/>
          <w:sz w:val="22"/>
          <w:szCs w:val="22"/>
        </w:rPr>
        <w:t xml:space="preserve">However, investigation expertise within the CSI domain on the basis of eye tracking has been researched to a lesser extent in comparison to other domains. In Gegenfurtner’ et al. (2011) review of 71 studies, none was focused on the CSI domain. </w:t>
      </w:r>
      <w:r>
        <w:rPr>
          <w:sz w:val="22"/>
          <w:szCs w:val="22"/>
        </w:rPr>
        <w:t xml:space="preserve">Previous research within the expert and novice paradigm with regards to visual behavior in a related field, forensic sciences, has studied expertise with regards to signature analysis (Dyer, Found &amp; Rogers, 2006; Merlino, 2014) and fingerprint analysis (Busey et al., 2011). </w:t>
      </w:r>
    </w:p>
    <w:p w14:paraId="118D6C19" w14:textId="2E4D966B" w:rsidR="009B6ABC" w:rsidRDefault="00852710">
      <w:pPr>
        <w:spacing w:line="360" w:lineRule="auto"/>
        <w:ind w:firstLine="720"/>
        <w:rPr>
          <w:color w:val="000000" w:themeColor="text1"/>
          <w:sz w:val="22"/>
          <w:szCs w:val="22"/>
        </w:rPr>
      </w:pPr>
      <w:r>
        <w:rPr>
          <w:color w:val="000000" w:themeColor="text1"/>
          <w:sz w:val="22"/>
          <w:szCs w:val="22"/>
        </w:rPr>
        <w:t xml:space="preserve">More recently, Watalingam et al. (2017) examined whether eye movements could be used to distinguish expertise on the basis of sequences of eye fixation and found meaningful differences for sequences of eye fixations between expert and novice and the amount of time. In line with the information reduction hypothesis experts exhibit effective behavior in the sense that they spent a reported </w:t>
      </w:r>
      <w:commentRangeStart w:id="15"/>
      <w:r>
        <w:rPr>
          <w:color w:val="000000" w:themeColor="text1"/>
          <w:sz w:val="22"/>
          <w:szCs w:val="22"/>
        </w:rPr>
        <w:t xml:space="preserve">88% of their time searching for evidence, whereas novices spent 86% </w:t>
      </w:r>
      <w:commentRangeEnd w:id="15"/>
      <w:r>
        <w:commentReference w:id="15"/>
      </w:r>
      <w:r>
        <w:rPr>
          <w:color w:val="000000" w:themeColor="text1"/>
          <w:sz w:val="22"/>
          <w:szCs w:val="22"/>
        </w:rPr>
        <w:t xml:space="preserve">of their time searching for evidence </w:t>
      </w:r>
      <w:r w:rsidR="000F6353">
        <w:rPr>
          <w:color w:val="000000" w:themeColor="text1"/>
          <w:sz w:val="22"/>
          <w:szCs w:val="22"/>
        </w:rPr>
        <w:t xml:space="preserve">which is a small difference </w:t>
      </w:r>
      <w:r>
        <w:rPr>
          <w:color w:val="000000" w:themeColor="text1"/>
          <w:sz w:val="22"/>
          <w:szCs w:val="22"/>
        </w:rPr>
        <w:t xml:space="preserve">(Watalingam et al. 2017). </w:t>
      </w:r>
    </w:p>
    <w:p w14:paraId="7978AFC1" w14:textId="77777777" w:rsidR="009B6ABC" w:rsidRDefault="00852710">
      <w:pPr>
        <w:spacing w:line="360" w:lineRule="auto"/>
        <w:ind w:firstLine="720"/>
      </w:pPr>
      <w:commentRangeStart w:id="16"/>
      <w:ins w:id="17" w:author="Unknown Author" w:date="2018-11-09T11:27:00Z">
        <w:r>
          <w:rPr>
            <w:sz w:val="22"/>
            <w:szCs w:val="22"/>
          </w:rPr>
          <w:t xml:space="preserve">Around the same time, </w:t>
        </w:r>
      </w:ins>
      <w:r>
        <w:rPr>
          <w:sz w:val="22"/>
          <w:szCs w:val="22"/>
        </w:rPr>
        <w:t>Ozger (2016)</w:t>
      </w:r>
      <w:ins w:id="18" w:author="Unknown Author" w:date="2018-11-09T11:27:00Z">
        <w:r>
          <w:rPr>
            <w:sz w:val="22"/>
            <w:szCs w:val="22"/>
          </w:rPr>
          <w:t>, in the context of his PhD project,</w:t>
        </w:r>
      </w:ins>
      <w:commentRangeEnd w:id="16"/>
      <w:r>
        <w:commentReference w:id="16"/>
      </w:r>
      <w:r>
        <w:rPr>
          <w:sz w:val="22"/>
          <w:szCs w:val="22"/>
        </w:rPr>
        <w:t xml:space="preserve"> used eye tracking to </w:t>
      </w:r>
      <w:r w:rsidR="0035366E">
        <w:rPr>
          <w:sz w:val="22"/>
          <w:szCs w:val="22"/>
        </w:rPr>
        <w:t>understand</w:t>
      </w:r>
      <w:r>
        <w:rPr>
          <w:sz w:val="22"/>
          <w:szCs w:val="22"/>
        </w:rPr>
        <w:t xml:space="preserve"> expert</w:t>
      </w:r>
      <w:r w:rsidR="0035366E">
        <w:rPr>
          <w:sz w:val="22"/>
          <w:szCs w:val="22"/>
        </w:rPr>
        <w:t>ise in the CSI field through</w:t>
      </w:r>
      <w:r>
        <w:rPr>
          <w:sz w:val="22"/>
          <w:szCs w:val="22"/>
        </w:rPr>
        <w:t xml:space="preserve"> eye movement patterns. In three experiments expert and novices were compared on search tasks differing in context (live examination versus static examination of photos). The focus of these experiments was to gain a better understanding of perceptual and cognitive expertise of crime scene investigators (See methods section for a more in depth explanation).</w:t>
      </w:r>
    </w:p>
    <w:p w14:paraId="25FB738E" w14:textId="77777777" w:rsidR="009B6ABC" w:rsidRDefault="00852710">
      <w:pPr>
        <w:spacing w:line="360" w:lineRule="auto"/>
        <w:ind w:firstLine="720"/>
        <w:rPr>
          <w:color w:val="000000"/>
          <w:sz w:val="22"/>
          <w:szCs w:val="22"/>
        </w:rPr>
      </w:pPr>
      <w:bookmarkStart w:id="19" w:name="_1fob9te"/>
      <w:bookmarkEnd w:id="19"/>
      <w:r>
        <w:rPr>
          <w:color w:val="000000"/>
          <w:sz w:val="22"/>
          <w:szCs w:val="22"/>
        </w:rPr>
        <w:t>Additionally, a better understanding of expertise can lead to a more objective assessment of skill due to the ecological validity of eye measurements. Assessment based on results can have unfavorable and biased outcomes. It is reasonable that experienced CSI will take on the more challenging cases in the same way that more experienced surgeons are more likely the ones taking up more complex cases (Hermens, 2013).</w:t>
      </w:r>
    </w:p>
    <w:p w14:paraId="3A8CCC8D" w14:textId="77777777" w:rsidR="009B6ABC" w:rsidRDefault="009B6ABC">
      <w:pPr>
        <w:spacing w:line="360" w:lineRule="auto"/>
        <w:ind w:firstLine="720"/>
        <w:rPr>
          <w:color w:val="000000"/>
          <w:sz w:val="22"/>
          <w:szCs w:val="22"/>
        </w:rPr>
      </w:pPr>
    </w:p>
    <w:p w14:paraId="46901F61" w14:textId="77777777" w:rsidR="009B6ABC" w:rsidRDefault="00852710">
      <w:pPr>
        <w:spacing w:after="160" w:line="259" w:lineRule="auto"/>
        <w:rPr>
          <w:b/>
          <w:bCs/>
          <w:sz w:val="22"/>
          <w:szCs w:val="22"/>
        </w:rPr>
      </w:pPr>
      <w:r>
        <w:br w:type="page"/>
      </w:r>
    </w:p>
    <w:p w14:paraId="2210A422" w14:textId="77777777" w:rsidR="009B6ABC" w:rsidRDefault="00852710">
      <w:pPr>
        <w:spacing w:line="360" w:lineRule="auto"/>
        <w:rPr>
          <w:b/>
          <w:bCs/>
          <w:color w:val="000000"/>
          <w:sz w:val="22"/>
          <w:szCs w:val="22"/>
        </w:rPr>
      </w:pPr>
      <w:bookmarkStart w:id="20" w:name="_Toc528962846"/>
      <w:bookmarkEnd w:id="20"/>
      <w:r>
        <w:rPr>
          <w:b/>
          <w:bCs/>
          <w:sz w:val="22"/>
          <w:szCs w:val="22"/>
        </w:rPr>
        <w:lastRenderedPageBreak/>
        <w:t>Gaze behavior and measures derived from Eye-tracking</w:t>
      </w:r>
    </w:p>
    <w:p w14:paraId="7375624C" w14:textId="62375E58" w:rsidR="009B6ABC" w:rsidRDefault="00852710">
      <w:pPr>
        <w:spacing w:after="160" w:line="360" w:lineRule="auto"/>
        <w:ind w:firstLine="360"/>
      </w:pPr>
      <w:r>
        <w:rPr>
          <w:bCs/>
          <w:color w:val="000000" w:themeColor="text1"/>
          <w:sz w:val="22"/>
          <w:szCs w:val="22"/>
        </w:rPr>
        <w:t>Gaze behavior is a</w:t>
      </w:r>
      <w:r>
        <w:rPr>
          <w:bCs/>
          <w:sz w:val="22"/>
          <w:szCs w:val="22"/>
        </w:rPr>
        <w:t xml:space="preserve"> complex source of information and analysis relies on a wide range of measures (Coutrot et al., 2018). The main measures found in literature belong to the oculomotor approach and include metrics such as </w:t>
      </w:r>
      <w:commentRangeStart w:id="21"/>
      <w:r>
        <w:rPr>
          <w:bCs/>
          <w:sz w:val="22"/>
          <w:szCs w:val="22"/>
        </w:rPr>
        <w:t>fixations and saccades</w:t>
      </w:r>
      <w:commentRangeEnd w:id="21"/>
      <w:r>
        <w:commentReference w:id="21"/>
      </w:r>
      <w:r>
        <w:rPr>
          <w:bCs/>
          <w:sz w:val="22"/>
          <w:szCs w:val="22"/>
        </w:rPr>
        <w:t xml:space="preserve"> (</w:t>
      </w:r>
      <w:commentRangeStart w:id="22"/>
      <w:r>
        <w:rPr>
          <w:bCs/>
          <w:sz w:val="22"/>
          <w:szCs w:val="22"/>
        </w:rPr>
        <w:t>Gegenfurtner et al., 2011; Ozger, 2016</w:t>
      </w:r>
      <w:commentRangeEnd w:id="22"/>
      <w:r>
        <w:commentReference w:id="22"/>
      </w:r>
      <w:r>
        <w:rPr>
          <w:bCs/>
          <w:sz w:val="22"/>
          <w:szCs w:val="22"/>
        </w:rPr>
        <w:t xml:space="preserve">). An eye fixation is characterized by the maintenance of the visual focus on a single location and a saccade are small eye movements between fixations when a person relocates visual focus (Gegenfurtner et al., 2011). </w:t>
      </w:r>
      <w:r>
        <w:rPr>
          <w:color w:val="000000"/>
          <w:sz w:val="22"/>
          <w:szCs w:val="22"/>
        </w:rPr>
        <w:t xml:space="preserve">It is assumed that the lion’s share of visual information extraction takes place through covert attention during fixation (Ozger, 2016; Hunt &amp; Kingstone, 2003). </w:t>
      </w:r>
    </w:p>
    <w:p w14:paraId="7948F56B" w14:textId="7D39804B" w:rsidR="009B6ABC" w:rsidRDefault="00852710">
      <w:pPr>
        <w:spacing w:after="160" w:line="360" w:lineRule="auto"/>
        <w:ind w:firstLine="360"/>
        <w:rPr>
          <w:bCs/>
          <w:sz w:val="22"/>
          <w:szCs w:val="22"/>
        </w:rPr>
      </w:pPr>
      <w:r>
        <w:rPr>
          <w:bCs/>
          <w:sz w:val="22"/>
          <w:szCs w:val="22"/>
        </w:rPr>
        <w:t>One of the main favorable properties of oculomotor metrics according to Coutrot (2018) is the interpretability and the possibility to generalize these measures, whereas scan paths or graphs of eye movements are stimuli dependent. This allows for a data-driven approach, meaning that analysis can be done solely on eye metrics without considering the different points being looked at (Richstone et al 2010; Hermens, 2013). Table 1 shows an overview of the eye movement metrics related to the information reduction theory drawn from the overview found in the review of Gegenfurtner et al. (2011).</w:t>
      </w:r>
      <w:r w:rsidR="00604EF7">
        <w:rPr>
          <w:bCs/>
          <w:sz w:val="22"/>
          <w:szCs w:val="22"/>
        </w:rPr>
        <w:t xml:space="preserve"> These eye movement parameters are further described in the methods section.</w:t>
      </w:r>
    </w:p>
    <w:p w14:paraId="7EFBF4CA" w14:textId="77777777" w:rsidR="009B6ABC" w:rsidRDefault="00852710">
      <w:pPr>
        <w:rPr>
          <w:i/>
          <w:iCs/>
          <w:sz w:val="22"/>
          <w:szCs w:val="22"/>
        </w:rPr>
      </w:pPr>
      <w:r>
        <w:rPr>
          <w:i/>
          <w:iCs/>
          <w:sz w:val="22"/>
          <w:szCs w:val="22"/>
        </w:rPr>
        <w:t xml:space="preserve">Table 1 </w:t>
      </w:r>
    </w:p>
    <w:p w14:paraId="22EAF161" w14:textId="77777777" w:rsidR="009B6ABC" w:rsidRDefault="009B6ABC">
      <w:pPr>
        <w:rPr>
          <w:i/>
          <w:iCs/>
          <w:sz w:val="22"/>
          <w:szCs w:val="22"/>
        </w:rPr>
      </w:pPr>
    </w:p>
    <w:p w14:paraId="2A3AE3CA" w14:textId="77777777" w:rsidR="009B6ABC" w:rsidRDefault="00852710">
      <w:pPr>
        <w:rPr>
          <w:i/>
          <w:iCs/>
          <w:sz w:val="22"/>
          <w:szCs w:val="22"/>
        </w:rPr>
      </w:pPr>
      <w:r>
        <w:rPr>
          <w:i/>
          <w:iCs/>
          <w:sz w:val="22"/>
          <w:szCs w:val="22"/>
        </w:rPr>
        <w:t>Operationalization of theories to eye movement measures</w:t>
      </w:r>
    </w:p>
    <w:p w14:paraId="30419626" w14:textId="77777777" w:rsidR="009B6ABC" w:rsidRDefault="009B6ABC">
      <w:pPr>
        <w:rPr>
          <w:i/>
          <w:iCs/>
          <w:sz w:val="22"/>
          <w:szCs w:val="22"/>
        </w:rPr>
      </w:pPr>
    </w:p>
    <w:p w14:paraId="5F29FA82" w14:textId="77777777" w:rsidR="009B6ABC" w:rsidRDefault="00852710">
      <w:pPr>
        <w:rPr>
          <w:i/>
          <w:iCs/>
          <w:sz w:val="22"/>
          <w:szCs w:val="22"/>
        </w:rPr>
      </w:pPr>
      <w:r>
        <w:rPr>
          <w:i/>
          <w:iCs/>
          <w:sz w:val="22"/>
          <w:szCs w:val="22"/>
        </w:rPr>
        <w:t>Adopted from Gegenfurtner et al. (2011)</w:t>
      </w:r>
    </w:p>
    <w:p w14:paraId="687C2ABC" w14:textId="77777777" w:rsidR="009B6ABC" w:rsidRDefault="009B6ABC">
      <w:pPr>
        <w:rPr>
          <w:sz w:val="22"/>
          <w:szCs w:val="22"/>
        </w:rPr>
      </w:pPr>
    </w:p>
    <w:tbl>
      <w:tblPr>
        <w:tblStyle w:val="TableGrid"/>
        <w:tblW w:w="11065" w:type="dxa"/>
        <w:tblInd w:w="-5" w:type="dxa"/>
        <w:tblCellMar>
          <w:left w:w="103" w:type="dxa"/>
        </w:tblCellMar>
        <w:tblLook w:val="04A0" w:firstRow="1" w:lastRow="0" w:firstColumn="1" w:lastColumn="0" w:noHBand="0" w:noVBand="1"/>
      </w:tblPr>
      <w:tblGrid>
        <w:gridCol w:w="2336"/>
        <w:gridCol w:w="2337"/>
        <w:gridCol w:w="2613"/>
        <w:gridCol w:w="3779"/>
      </w:tblGrid>
      <w:tr w:rsidR="009B6ABC" w14:paraId="5BAA3E17" w14:textId="77777777">
        <w:tc>
          <w:tcPr>
            <w:tcW w:w="2335" w:type="dxa"/>
            <w:shd w:val="clear" w:color="auto" w:fill="auto"/>
            <w:tcMar>
              <w:left w:w="103" w:type="dxa"/>
            </w:tcMar>
          </w:tcPr>
          <w:p w14:paraId="7E806282" w14:textId="77777777" w:rsidR="009B6ABC" w:rsidRDefault="00852710">
            <w:pPr>
              <w:rPr>
                <w:b/>
                <w:bCs/>
                <w:sz w:val="22"/>
                <w:szCs w:val="22"/>
              </w:rPr>
            </w:pPr>
            <w:r>
              <w:rPr>
                <w:b/>
                <w:bCs/>
                <w:sz w:val="22"/>
                <w:szCs w:val="22"/>
              </w:rPr>
              <w:t>Explaining theory</w:t>
            </w:r>
          </w:p>
        </w:tc>
        <w:tc>
          <w:tcPr>
            <w:tcW w:w="2337" w:type="dxa"/>
            <w:shd w:val="clear" w:color="auto" w:fill="auto"/>
            <w:tcMar>
              <w:left w:w="103" w:type="dxa"/>
            </w:tcMar>
          </w:tcPr>
          <w:p w14:paraId="1E500ADE" w14:textId="77777777" w:rsidR="009B6ABC" w:rsidRDefault="00852710">
            <w:pPr>
              <w:rPr>
                <w:b/>
                <w:bCs/>
                <w:sz w:val="22"/>
                <w:szCs w:val="22"/>
              </w:rPr>
            </w:pPr>
            <w:r>
              <w:rPr>
                <w:b/>
                <w:bCs/>
                <w:sz w:val="22"/>
                <w:szCs w:val="22"/>
              </w:rPr>
              <w:t>Premise</w:t>
            </w:r>
          </w:p>
        </w:tc>
        <w:tc>
          <w:tcPr>
            <w:tcW w:w="2613" w:type="dxa"/>
            <w:shd w:val="clear" w:color="auto" w:fill="auto"/>
            <w:tcMar>
              <w:left w:w="103" w:type="dxa"/>
            </w:tcMar>
          </w:tcPr>
          <w:p w14:paraId="7FBDA104" w14:textId="77777777" w:rsidR="009B6ABC" w:rsidRDefault="00852710">
            <w:pPr>
              <w:rPr>
                <w:b/>
                <w:bCs/>
                <w:sz w:val="22"/>
                <w:szCs w:val="22"/>
              </w:rPr>
            </w:pPr>
            <w:r>
              <w:rPr>
                <w:b/>
                <w:bCs/>
                <w:sz w:val="22"/>
                <w:szCs w:val="22"/>
              </w:rPr>
              <w:t>Related eye movement metric</w:t>
            </w:r>
          </w:p>
        </w:tc>
        <w:tc>
          <w:tcPr>
            <w:tcW w:w="3779" w:type="dxa"/>
            <w:shd w:val="clear" w:color="auto" w:fill="auto"/>
            <w:tcMar>
              <w:left w:w="103" w:type="dxa"/>
            </w:tcMar>
          </w:tcPr>
          <w:p w14:paraId="28D70367" w14:textId="77777777" w:rsidR="009B6ABC" w:rsidRDefault="00852710">
            <w:pPr>
              <w:rPr>
                <w:b/>
                <w:bCs/>
                <w:sz w:val="22"/>
                <w:szCs w:val="22"/>
              </w:rPr>
            </w:pPr>
            <w:r>
              <w:rPr>
                <w:b/>
                <w:bCs/>
                <w:sz w:val="22"/>
                <w:szCs w:val="22"/>
              </w:rPr>
              <w:t>Definition</w:t>
            </w:r>
          </w:p>
        </w:tc>
      </w:tr>
      <w:tr w:rsidR="009B6ABC" w14:paraId="309FC0FA" w14:textId="77777777">
        <w:trPr>
          <w:trHeight w:val="194"/>
        </w:trPr>
        <w:tc>
          <w:tcPr>
            <w:tcW w:w="2335" w:type="dxa"/>
            <w:vMerge w:val="restart"/>
            <w:shd w:val="clear" w:color="auto" w:fill="auto"/>
            <w:tcMar>
              <w:left w:w="103" w:type="dxa"/>
            </w:tcMar>
          </w:tcPr>
          <w:p w14:paraId="2D1CD09F" w14:textId="77777777" w:rsidR="009B6ABC" w:rsidRDefault="00852710">
            <w:pPr>
              <w:rPr>
                <w:sz w:val="22"/>
                <w:szCs w:val="22"/>
              </w:rPr>
            </w:pPr>
            <w:r>
              <w:rPr>
                <w:sz w:val="22"/>
                <w:szCs w:val="22"/>
              </w:rPr>
              <w:t>Information reduction</w:t>
            </w:r>
          </w:p>
        </w:tc>
        <w:tc>
          <w:tcPr>
            <w:tcW w:w="2337" w:type="dxa"/>
            <w:vMerge w:val="restart"/>
            <w:shd w:val="clear" w:color="auto" w:fill="auto"/>
            <w:tcMar>
              <w:left w:w="103" w:type="dxa"/>
            </w:tcMar>
          </w:tcPr>
          <w:p w14:paraId="457C3C8D" w14:textId="77777777" w:rsidR="009B6ABC" w:rsidRDefault="00852710">
            <w:pPr>
              <w:rPr>
                <w:sz w:val="22"/>
                <w:szCs w:val="22"/>
              </w:rPr>
            </w:pPr>
            <w:r>
              <w:rPr>
                <w:sz w:val="22"/>
                <w:szCs w:val="22"/>
              </w:rPr>
              <w:t>Efficient allocation of attention by neglecting redundant visual information</w:t>
            </w:r>
          </w:p>
          <w:p w14:paraId="4A2BD06D" w14:textId="77777777" w:rsidR="009B6ABC" w:rsidRDefault="009B6ABC">
            <w:pPr>
              <w:rPr>
                <w:sz w:val="22"/>
                <w:szCs w:val="22"/>
              </w:rPr>
            </w:pPr>
          </w:p>
          <w:p w14:paraId="0DE7D252" w14:textId="77777777" w:rsidR="009B6ABC" w:rsidRDefault="009B6ABC">
            <w:pPr>
              <w:rPr>
                <w:sz w:val="22"/>
                <w:szCs w:val="22"/>
              </w:rPr>
            </w:pPr>
          </w:p>
          <w:p w14:paraId="117C5CC6" w14:textId="77777777" w:rsidR="009B6ABC" w:rsidRDefault="009B6ABC">
            <w:pPr>
              <w:rPr>
                <w:sz w:val="22"/>
                <w:szCs w:val="22"/>
              </w:rPr>
            </w:pPr>
          </w:p>
          <w:p w14:paraId="6AFFC842" w14:textId="77777777" w:rsidR="009B6ABC" w:rsidRDefault="009B6ABC">
            <w:pPr>
              <w:rPr>
                <w:sz w:val="22"/>
                <w:szCs w:val="22"/>
              </w:rPr>
            </w:pPr>
          </w:p>
        </w:tc>
        <w:tc>
          <w:tcPr>
            <w:tcW w:w="2613" w:type="dxa"/>
            <w:shd w:val="clear" w:color="auto" w:fill="auto"/>
            <w:tcMar>
              <w:left w:w="103" w:type="dxa"/>
            </w:tcMar>
          </w:tcPr>
          <w:p w14:paraId="71B26BE2" w14:textId="77777777" w:rsidR="009B6ABC" w:rsidRDefault="00852710">
            <w:pPr>
              <w:rPr>
                <w:sz w:val="22"/>
                <w:szCs w:val="22"/>
              </w:rPr>
            </w:pPr>
            <w:r>
              <w:rPr>
                <w:sz w:val="22"/>
                <w:szCs w:val="22"/>
              </w:rPr>
              <w:t>Number of fixations</w:t>
            </w:r>
          </w:p>
          <w:p w14:paraId="64E1AA1F" w14:textId="77777777" w:rsidR="009B6ABC" w:rsidRDefault="00852710">
            <w:pPr>
              <w:rPr>
                <w:sz w:val="22"/>
                <w:szCs w:val="22"/>
              </w:rPr>
            </w:pPr>
            <w:r>
              <w:rPr>
                <w:sz w:val="22"/>
                <w:szCs w:val="22"/>
              </w:rPr>
              <w:t>(relevant)</w:t>
            </w:r>
          </w:p>
        </w:tc>
        <w:tc>
          <w:tcPr>
            <w:tcW w:w="3779" w:type="dxa"/>
            <w:shd w:val="clear" w:color="auto" w:fill="auto"/>
            <w:tcMar>
              <w:left w:w="103" w:type="dxa"/>
            </w:tcMar>
          </w:tcPr>
          <w:p w14:paraId="40484C31" w14:textId="77777777" w:rsidR="009B6ABC" w:rsidRDefault="00852710">
            <w:pPr>
              <w:rPr>
                <w:sz w:val="22"/>
                <w:szCs w:val="22"/>
              </w:rPr>
            </w:pPr>
            <w:r>
              <w:rPr>
                <w:sz w:val="22"/>
                <w:szCs w:val="22"/>
              </w:rPr>
              <w:t>Number of fixations on areas that are relevant for the task.</w:t>
            </w:r>
          </w:p>
        </w:tc>
      </w:tr>
      <w:tr w:rsidR="009B6ABC" w14:paraId="30287FDB" w14:textId="77777777">
        <w:trPr>
          <w:trHeight w:val="326"/>
        </w:trPr>
        <w:tc>
          <w:tcPr>
            <w:tcW w:w="2335" w:type="dxa"/>
            <w:vMerge/>
            <w:shd w:val="clear" w:color="auto" w:fill="auto"/>
            <w:tcMar>
              <w:left w:w="103" w:type="dxa"/>
            </w:tcMar>
          </w:tcPr>
          <w:p w14:paraId="7BBB141A" w14:textId="77777777" w:rsidR="009B6ABC" w:rsidRDefault="009B6ABC">
            <w:pPr>
              <w:rPr>
                <w:sz w:val="22"/>
                <w:szCs w:val="22"/>
              </w:rPr>
            </w:pPr>
          </w:p>
        </w:tc>
        <w:tc>
          <w:tcPr>
            <w:tcW w:w="2337" w:type="dxa"/>
            <w:vMerge/>
            <w:shd w:val="clear" w:color="auto" w:fill="auto"/>
            <w:tcMar>
              <w:left w:w="103" w:type="dxa"/>
            </w:tcMar>
          </w:tcPr>
          <w:p w14:paraId="52FF2F1E" w14:textId="77777777" w:rsidR="009B6ABC" w:rsidRDefault="009B6ABC">
            <w:pPr>
              <w:rPr>
                <w:sz w:val="22"/>
                <w:szCs w:val="22"/>
              </w:rPr>
            </w:pPr>
          </w:p>
        </w:tc>
        <w:tc>
          <w:tcPr>
            <w:tcW w:w="2613" w:type="dxa"/>
            <w:shd w:val="clear" w:color="auto" w:fill="auto"/>
            <w:tcMar>
              <w:left w:w="103" w:type="dxa"/>
            </w:tcMar>
          </w:tcPr>
          <w:p w14:paraId="22BF6D8A" w14:textId="77777777" w:rsidR="009B6ABC" w:rsidRDefault="009B6ABC">
            <w:pPr>
              <w:rPr>
                <w:sz w:val="22"/>
                <w:szCs w:val="22"/>
              </w:rPr>
            </w:pPr>
          </w:p>
          <w:p w14:paraId="24DA003B" w14:textId="77777777" w:rsidR="009B6ABC" w:rsidRDefault="00852710">
            <w:pPr>
              <w:rPr>
                <w:sz w:val="22"/>
                <w:szCs w:val="22"/>
              </w:rPr>
            </w:pPr>
            <w:r>
              <w:rPr>
                <w:sz w:val="22"/>
                <w:szCs w:val="22"/>
              </w:rPr>
              <w:t>Number of fixations</w:t>
            </w:r>
          </w:p>
          <w:p w14:paraId="5A479AA5" w14:textId="77777777" w:rsidR="009B6ABC" w:rsidRDefault="00852710">
            <w:pPr>
              <w:rPr>
                <w:sz w:val="22"/>
                <w:szCs w:val="22"/>
              </w:rPr>
            </w:pPr>
            <w:r>
              <w:rPr>
                <w:sz w:val="22"/>
                <w:szCs w:val="22"/>
              </w:rPr>
              <w:t>(irrelevant)</w:t>
            </w:r>
          </w:p>
        </w:tc>
        <w:tc>
          <w:tcPr>
            <w:tcW w:w="3779" w:type="dxa"/>
            <w:shd w:val="clear" w:color="auto" w:fill="auto"/>
            <w:tcMar>
              <w:left w:w="103" w:type="dxa"/>
            </w:tcMar>
          </w:tcPr>
          <w:p w14:paraId="08048329" w14:textId="77777777" w:rsidR="009B6ABC" w:rsidRDefault="00852710">
            <w:pPr>
              <w:rPr>
                <w:sz w:val="22"/>
                <w:szCs w:val="22"/>
              </w:rPr>
            </w:pPr>
            <w:r>
              <w:rPr>
                <w:sz w:val="22"/>
                <w:szCs w:val="22"/>
              </w:rPr>
              <w:t>Number of fixations on area that are irrelevant for the task.</w:t>
            </w:r>
          </w:p>
        </w:tc>
      </w:tr>
      <w:tr w:rsidR="009B6ABC" w14:paraId="1DE1860C" w14:textId="77777777">
        <w:trPr>
          <w:trHeight w:val="230"/>
        </w:trPr>
        <w:tc>
          <w:tcPr>
            <w:tcW w:w="2335" w:type="dxa"/>
            <w:vMerge/>
            <w:shd w:val="clear" w:color="auto" w:fill="auto"/>
            <w:tcMar>
              <w:left w:w="103" w:type="dxa"/>
            </w:tcMar>
          </w:tcPr>
          <w:p w14:paraId="1CBDC4BC" w14:textId="77777777" w:rsidR="009B6ABC" w:rsidRDefault="009B6ABC">
            <w:pPr>
              <w:rPr>
                <w:sz w:val="22"/>
                <w:szCs w:val="22"/>
              </w:rPr>
            </w:pPr>
          </w:p>
        </w:tc>
        <w:tc>
          <w:tcPr>
            <w:tcW w:w="2337" w:type="dxa"/>
            <w:vMerge/>
            <w:shd w:val="clear" w:color="auto" w:fill="auto"/>
            <w:tcMar>
              <w:left w:w="103" w:type="dxa"/>
            </w:tcMar>
          </w:tcPr>
          <w:p w14:paraId="37312169" w14:textId="77777777" w:rsidR="009B6ABC" w:rsidRDefault="009B6ABC">
            <w:pPr>
              <w:rPr>
                <w:sz w:val="22"/>
                <w:szCs w:val="22"/>
              </w:rPr>
            </w:pPr>
          </w:p>
        </w:tc>
        <w:tc>
          <w:tcPr>
            <w:tcW w:w="2613" w:type="dxa"/>
            <w:shd w:val="clear" w:color="auto" w:fill="auto"/>
            <w:tcMar>
              <w:left w:w="103" w:type="dxa"/>
            </w:tcMar>
          </w:tcPr>
          <w:p w14:paraId="72DB8D10" w14:textId="77777777" w:rsidR="009B6ABC" w:rsidRDefault="009B6ABC">
            <w:pPr>
              <w:rPr>
                <w:sz w:val="22"/>
                <w:szCs w:val="22"/>
              </w:rPr>
            </w:pPr>
          </w:p>
          <w:p w14:paraId="6BBF896F" w14:textId="77777777" w:rsidR="009B6ABC" w:rsidRDefault="00852710">
            <w:pPr>
              <w:rPr>
                <w:sz w:val="22"/>
                <w:szCs w:val="22"/>
              </w:rPr>
            </w:pPr>
            <w:r>
              <w:rPr>
                <w:sz w:val="22"/>
                <w:szCs w:val="22"/>
              </w:rPr>
              <w:t>Fixation duration</w:t>
            </w:r>
          </w:p>
          <w:p w14:paraId="2E085372" w14:textId="77777777" w:rsidR="009B6ABC" w:rsidRDefault="00852710">
            <w:pPr>
              <w:rPr>
                <w:sz w:val="22"/>
                <w:szCs w:val="22"/>
              </w:rPr>
            </w:pPr>
            <w:r>
              <w:rPr>
                <w:sz w:val="22"/>
                <w:szCs w:val="22"/>
              </w:rPr>
              <w:t>(on relevant areas)</w:t>
            </w:r>
          </w:p>
        </w:tc>
        <w:tc>
          <w:tcPr>
            <w:tcW w:w="3779" w:type="dxa"/>
            <w:shd w:val="clear" w:color="auto" w:fill="auto"/>
            <w:tcMar>
              <w:left w:w="103" w:type="dxa"/>
            </w:tcMar>
          </w:tcPr>
          <w:p w14:paraId="10761A74" w14:textId="77777777" w:rsidR="009B6ABC" w:rsidRDefault="00852710">
            <w:pPr>
              <w:rPr>
                <w:sz w:val="22"/>
                <w:szCs w:val="22"/>
              </w:rPr>
            </w:pPr>
            <w:r>
              <w:rPr>
                <w:sz w:val="22"/>
                <w:szCs w:val="22"/>
              </w:rPr>
              <w:t>Time of one fixation on task relevant areas.</w:t>
            </w:r>
          </w:p>
        </w:tc>
      </w:tr>
      <w:tr w:rsidR="009B6ABC" w14:paraId="4B9D9C0A" w14:textId="77777777">
        <w:trPr>
          <w:trHeight w:val="269"/>
        </w:trPr>
        <w:tc>
          <w:tcPr>
            <w:tcW w:w="2335" w:type="dxa"/>
            <w:vMerge/>
            <w:shd w:val="clear" w:color="auto" w:fill="auto"/>
            <w:tcMar>
              <w:left w:w="103" w:type="dxa"/>
            </w:tcMar>
          </w:tcPr>
          <w:p w14:paraId="6FE02CC9" w14:textId="77777777" w:rsidR="009B6ABC" w:rsidRDefault="009B6ABC">
            <w:pPr>
              <w:rPr>
                <w:sz w:val="22"/>
                <w:szCs w:val="22"/>
              </w:rPr>
            </w:pPr>
          </w:p>
        </w:tc>
        <w:tc>
          <w:tcPr>
            <w:tcW w:w="2337" w:type="dxa"/>
            <w:vMerge/>
            <w:shd w:val="clear" w:color="auto" w:fill="auto"/>
            <w:tcMar>
              <w:left w:w="103" w:type="dxa"/>
            </w:tcMar>
          </w:tcPr>
          <w:p w14:paraId="0622FE3A" w14:textId="77777777" w:rsidR="009B6ABC" w:rsidRDefault="009B6ABC">
            <w:pPr>
              <w:rPr>
                <w:sz w:val="22"/>
                <w:szCs w:val="22"/>
              </w:rPr>
            </w:pPr>
          </w:p>
        </w:tc>
        <w:tc>
          <w:tcPr>
            <w:tcW w:w="2613" w:type="dxa"/>
            <w:shd w:val="clear" w:color="auto" w:fill="auto"/>
            <w:tcMar>
              <w:left w:w="103" w:type="dxa"/>
            </w:tcMar>
          </w:tcPr>
          <w:p w14:paraId="077FBD6F" w14:textId="77777777" w:rsidR="009B6ABC" w:rsidRDefault="009B6ABC">
            <w:pPr>
              <w:rPr>
                <w:sz w:val="22"/>
                <w:szCs w:val="22"/>
              </w:rPr>
            </w:pPr>
          </w:p>
          <w:p w14:paraId="4A92EDF1" w14:textId="77777777" w:rsidR="009B6ABC" w:rsidRDefault="009B6ABC">
            <w:pPr>
              <w:rPr>
                <w:sz w:val="22"/>
                <w:szCs w:val="22"/>
              </w:rPr>
            </w:pPr>
          </w:p>
          <w:p w14:paraId="01BF0D3F" w14:textId="77777777" w:rsidR="009B6ABC" w:rsidRDefault="00852710">
            <w:pPr>
              <w:rPr>
                <w:sz w:val="22"/>
                <w:szCs w:val="22"/>
              </w:rPr>
            </w:pPr>
            <w:r>
              <w:rPr>
                <w:sz w:val="22"/>
                <w:szCs w:val="22"/>
              </w:rPr>
              <w:t>Fixation duration</w:t>
            </w:r>
          </w:p>
          <w:p w14:paraId="196BE36F" w14:textId="77777777" w:rsidR="009B6ABC" w:rsidRDefault="00852710">
            <w:pPr>
              <w:rPr>
                <w:sz w:val="22"/>
                <w:szCs w:val="22"/>
              </w:rPr>
            </w:pPr>
            <w:r>
              <w:rPr>
                <w:sz w:val="22"/>
                <w:szCs w:val="22"/>
              </w:rPr>
              <w:t>(on irrelevant areas)</w:t>
            </w:r>
          </w:p>
        </w:tc>
        <w:tc>
          <w:tcPr>
            <w:tcW w:w="3779" w:type="dxa"/>
            <w:shd w:val="clear" w:color="auto" w:fill="auto"/>
            <w:tcMar>
              <w:left w:w="103" w:type="dxa"/>
            </w:tcMar>
          </w:tcPr>
          <w:p w14:paraId="5B00DFFC" w14:textId="77777777" w:rsidR="009B6ABC" w:rsidRDefault="00852710">
            <w:pPr>
              <w:rPr>
                <w:sz w:val="22"/>
                <w:szCs w:val="22"/>
              </w:rPr>
            </w:pPr>
            <w:r>
              <w:rPr>
                <w:sz w:val="22"/>
                <w:szCs w:val="22"/>
              </w:rPr>
              <w:t>Time of one fixation on a task relevant area.</w:t>
            </w:r>
          </w:p>
        </w:tc>
      </w:tr>
    </w:tbl>
    <w:p w14:paraId="78780F22" w14:textId="77777777" w:rsidR="009B6ABC" w:rsidRDefault="009B6ABC">
      <w:pPr>
        <w:rPr>
          <w:b/>
          <w:sz w:val="22"/>
          <w:szCs w:val="22"/>
        </w:rPr>
      </w:pPr>
    </w:p>
    <w:p w14:paraId="30E993F2" w14:textId="77777777" w:rsidR="009B6ABC" w:rsidRDefault="009B6ABC">
      <w:pPr>
        <w:spacing w:after="160" w:line="259" w:lineRule="auto"/>
        <w:rPr>
          <w:b/>
          <w:sz w:val="22"/>
          <w:szCs w:val="22"/>
        </w:rPr>
      </w:pPr>
    </w:p>
    <w:p w14:paraId="0BDD89DA" w14:textId="77777777" w:rsidR="009B6ABC" w:rsidRDefault="00852710">
      <w:pPr>
        <w:spacing w:after="160" w:line="259" w:lineRule="auto"/>
        <w:rPr>
          <w:b/>
          <w:sz w:val="22"/>
          <w:szCs w:val="22"/>
        </w:rPr>
      </w:pPr>
      <w:r>
        <w:br w:type="page"/>
      </w:r>
    </w:p>
    <w:p w14:paraId="4CFE28FE" w14:textId="77777777" w:rsidR="009B6ABC" w:rsidRDefault="00852710">
      <w:pPr>
        <w:rPr>
          <w:b/>
          <w:sz w:val="22"/>
          <w:szCs w:val="22"/>
        </w:rPr>
      </w:pPr>
      <w:r>
        <w:rPr>
          <w:b/>
          <w:sz w:val="22"/>
          <w:szCs w:val="22"/>
        </w:rPr>
        <w:lastRenderedPageBreak/>
        <w:t>Current study</w:t>
      </w:r>
    </w:p>
    <w:p w14:paraId="4D7765F9" w14:textId="2BA2ACC5" w:rsidR="009B6ABC" w:rsidRDefault="00852710">
      <w:pPr>
        <w:spacing w:line="360" w:lineRule="auto"/>
        <w:ind w:firstLine="720"/>
      </w:pPr>
      <w:r>
        <w:t xml:space="preserve">Research on the subject has been mostly restricted to statistical comparisons of eye movement parameters, but ideally, one would like to determine how well skill can be measured using eye movement parameters (e.g., correct classification rates). The only work that uses classification methods in the context of eye movements and expertise appears to be that of Ahmidi et al. (2010; 2012) and Richstone et al. (2010), examining classification of expert and novice surgeons. </w:t>
      </w:r>
      <w:commentRangeStart w:id="23"/>
      <w:r>
        <w:t>While Watalingam et al. (2017) distinguished expertise using scan paths</w:t>
      </w:r>
      <w:commentRangeEnd w:id="23"/>
      <w:r>
        <w:commentReference w:id="23"/>
      </w:r>
      <w:r>
        <w:t>. No attempt has been undertaken to evaluate whether eye movement parameters can be used to classify.</w:t>
      </w:r>
    </w:p>
    <w:p w14:paraId="788FE928" w14:textId="77777777" w:rsidR="009B6ABC" w:rsidRDefault="00852710">
      <w:pPr>
        <w:spacing w:line="360" w:lineRule="auto"/>
        <w:ind w:firstLine="720"/>
      </w:pPr>
      <w:commentRangeStart w:id="24"/>
      <w:r>
        <w:t xml:space="preserve">Secondly, less attention went out to evaluate whether the assumptions found in the information reduction theory and corroborated in fields with similar dynamics (e.g. in </w:t>
      </w:r>
      <w:r>
        <w:rPr>
          <w:sz w:val="22"/>
          <w:szCs w:val="22"/>
        </w:rPr>
        <w:t>Prytz et al. 2018</w:t>
      </w:r>
      <w:r>
        <w:t>) extend to the CSI domain.</w:t>
      </w:r>
      <w:commentRangeEnd w:id="24"/>
      <w:r>
        <w:commentReference w:id="24"/>
      </w:r>
    </w:p>
    <w:p w14:paraId="43F08C5B" w14:textId="1AB3BCE7" w:rsidR="009B6ABC" w:rsidRDefault="00852710">
      <w:pPr>
        <w:pStyle w:val="NoSpacing"/>
      </w:pPr>
      <w:r>
        <w:rPr>
          <w:rFonts w:eastAsia="Times New Roman" w:cstheme="majorBidi"/>
        </w:rPr>
        <w:tab/>
        <w:t xml:space="preserve">The present research aims to examine whether eye movements between expert and novice CSIs differ, whether eye movements can be used to classify expert and novice CSIs, and whether such classification depends on the task (real world eye tracking, on-screen crime scene investigation, or a change detection task). </w:t>
      </w:r>
      <w:r>
        <w:rPr>
          <w:rFonts w:cstheme="majorBidi"/>
        </w:rPr>
        <w:t>Central to this thesis are the premises found in the Information-reduction theory. Based on the information reduction theory</w:t>
      </w:r>
      <w:ins w:id="25" w:author="Unknown Author" w:date="2018-11-09T11:35:00Z">
        <w:r>
          <w:rPr>
            <w:rFonts w:cstheme="majorBidi"/>
          </w:rPr>
          <w:t xml:space="preserve"> (reference)</w:t>
        </w:r>
      </w:ins>
      <w:r>
        <w:rPr>
          <w:rFonts w:cstheme="majorBidi"/>
        </w:rPr>
        <w:t xml:space="preserve"> we expect that experts show shorter durations on task irrelevant areas and longer fixations on task relevant areas</w:t>
      </w:r>
      <w:ins w:id="26" w:author="Unknown Author" w:date="2018-11-09T11:35:00Z">
        <w:r>
          <w:rPr>
            <w:rFonts w:cstheme="majorBidi"/>
          </w:rPr>
          <w:t xml:space="preserve"> (evidence and e</w:t>
        </w:r>
      </w:ins>
      <w:ins w:id="27" w:author="Unknown Author" w:date="2018-11-09T11:36:00Z">
        <w:r>
          <w:rPr>
            <w:rFonts w:cstheme="majorBidi"/>
          </w:rPr>
          <w:t>xit &amp; entry points)</w:t>
        </w:r>
      </w:ins>
      <w:r>
        <w:rPr>
          <w:rFonts w:cstheme="majorBidi"/>
        </w:rPr>
        <w:t xml:space="preserve">. </w:t>
      </w:r>
      <w:commentRangeStart w:id="28"/>
      <w:r>
        <w:rPr>
          <w:rFonts w:cstheme="majorBidi"/>
        </w:rPr>
        <w:t xml:space="preserve">Another objective of this research is to evaluate whether eye movements of experts and novices contain enough information to distinguish between the two groups by applying machine learning techniques. </w:t>
      </w:r>
      <w:commentRangeEnd w:id="28"/>
      <w:r>
        <w:commentReference w:id="28"/>
      </w:r>
    </w:p>
    <w:p w14:paraId="7E455D64" w14:textId="77777777" w:rsidR="009B6ABC" w:rsidRDefault="00852710">
      <w:pPr>
        <w:pStyle w:val="NoSpacing"/>
      </w:pPr>
      <w:r>
        <w:rPr>
          <w:rFonts w:cstheme="majorBidi"/>
        </w:rPr>
        <w:tab/>
      </w:r>
      <w:commentRangeStart w:id="29"/>
      <w:r>
        <w:rPr>
          <w:rFonts w:cstheme="majorBidi"/>
        </w:rPr>
        <w:t>The overall goal is</w:t>
      </w:r>
      <w:r>
        <w:rPr>
          <w:rFonts w:cstheme="majorBidi"/>
          <w:bCs/>
        </w:rPr>
        <w:t xml:space="preserve"> to contribute to our understanding of what constitutes an expert in the field of CSI in terms of eye movement parameters, possibly leading to the objective evaluation of skills and improved training of novices by the means of gaze behavior.  </w:t>
      </w:r>
      <w:commentRangeEnd w:id="29"/>
      <w:r>
        <w:commentReference w:id="29"/>
      </w:r>
    </w:p>
    <w:p w14:paraId="461CB978" w14:textId="77777777" w:rsidR="009B6ABC" w:rsidRDefault="009B6ABC">
      <w:pPr>
        <w:pStyle w:val="NoSpacing"/>
        <w:rPr>
          <w:rFonts w:asciiTheme="majorBidi" w:hAnsiTheme="majorBidi" w:cstheme="majorBidi"/>
          <w:bCs/>
        </w:rPr>
      </w:pPr>
    </w:p>
    <w:p w14:paraId="1E6F9CD8" w14:textId="77777777" w:rsidR="0092064B" w:rsidRDefault="0092064B">
      <w:pPr>
        <w:rPr>
          <w:rFonts w:eastAsia="Calibri" w:cstheme="majorBidi"/>
          <w:b/>
          <w:szCs w:val="22"/>
          <w:lang w:bidi="he-IL"/>
        </w:rPr>
      </w:pPr>
      <w:r>
        <w:rPr>
          <w:rFonts w:cstheme="majorBidi"/>
          <w:b/>
        </w:rPr>
        <w:br w:type="page"/>
      </w:r>
    </w:p>
    <w:p w14:paraId="5703F90C" w14:textId="2308AA07" w:rsidR="009B6ABC" w:rsidRDefault="00852710">
      <w:pPr>
        <w:pStyle w:val="NoSpacing"/>
        <w:rPr>
          <w:rFonts w:asciiTheme="majorBidi" w:hAnsiTheme="majorBidi" w:cstheme="majorBidi"/>
          <w:b/>
        </w:rPr>
      </w:pPr>
      <w:r>
        <w:rPr>
          <w:rFonts w:cstheme="majorBidi"/>
          <w:b/>
        </w:rPr>
        <w:lastRenderedPageBreak/>
        <w:t>Problem statement and research questions</w:t>
      </w:r>
    </w:p>
    <w:p w14:paraId="4E763400" w14:textId="0D59033C" w:rsidR="009B6ABC" w:rsidRDefault="00852710">
      <w:pPr>
        <w:pStyle w:val="NoSpacing"/>
      </w:pPr>
      <w:r>
        <w:rPr>
          <w:rFonts w:cstheme="majorBidi"/>
          <w:bCs/>
        </w:rPr>
        <w:t xml:space="preserve">This thesis follows an exploratory approach of evaluating expertise effects in the context of CSI through eye movement metrics. </w:t>
      </w:r>
      <w:commentRangeStart w:id="30"/>
      <w:r>
        <w:rPr>
          <w:rFonts w:cstheme="majorBidi"/>
          <w:bCs/>
        </w:rPr>
        <w:t>The problem statement is formulated as followed</w:t>
      </w:r>
      <w:commentRangeEnd w:id="30"/>
      <w:r>
        <w:commentReference w:id="30"/>
      </w:r>
      <w:r>
        <w:rPr>
          <w:rFonts w:cstheme="majorBidi"/>
          <w:bCs/>
        </w:rPr>
        <w:t xml:space="preserve">: </w:t>
      </w:r>
    </w:p>
    <w:p w14:paraId="27B5BA65" w14:textId="77777777" w:rsidR="009B6ABC" w:rsidRDefault="009B6ABC">
      <w:pPr>
        <w:pStyle w:val="NoSpacing"/>
        <w:rPr>
          <w:rFonts w:asciiTheme="majorBidi" w:hAnsiTheme="majorBidi" w:cstheme="majorBidi"/>
          <w:bCs/>
        </w:rPr>
      </w:pPr>
    </w:p>
    <w:p w14:paraId="01BC78BB" w14:textId="77777777" w:rsidR="009B6ABC" w:rsidRDefault="00852710">
      <w:pPr>
        <w:pStyle w:val="NoSpacing"/>
        <w:rPr>
          <w:rFonts w:asciiTheme="majorBidi" w:hAnsiTheme="majorBidi" w:cstheme="majorBidi"/>
          <w:bCs/>
          <w:i/>
          <w:iCs/>
        </w:rPr>
      </w:pPr>
      <w:r>
        <w:rPr>
          <w:rFonts w:cstheme="majorBidi"/>
          <w:bCs/>
        </w:rPr>
        <w:tab/>
      </w:r>
      <w:r>
        <w:rPr>
          <w:rFonts w:cstheme="majorBidi"/>
          <w:bCs/>
          <w:i/>
          <w:iCs/>
        </w:rPr>
        <w:t>Can eye movement parameters be used to distinguish between experts and novices in the CSI domain?</w:t>
      </w:r>
    </w:p>
    <w:p w14:paraId="36704EB6" w14:textId="77777777" w:rsidR="009B6ABC" w:rsidRDefault="009B6ABC">
      <w:pPr>
        <w:pStyle w:val="NoSpacing"/>
        <w:rPr>
          <w:rFonts w:asciiTheme="majorBidi" w:hAnsiTheme="majorBidi" w:cstheme="majorBidi"/>
          <w:bCs/>
        </w:rPr>
      </w:pPr>
    </w:p>
    <w:p w14:paraId="488F3041" w14:textId="03955FEB" w:rsidR="009B6ABC" w:rsidRDefault="00852710" w:rsidP="00A0779F">
      <w:pPr>
        <w:pStyle w:val="NoSpacing"/>
        <w:rPr>
          <w:rFonts w:cstheme="majorBidi"/>
          <w:bCs/>
        </w:rPr>
      </w:pPr>
      <w:r>
        <w:rPr>
          <w:rFonts w:cstheme="majorBidi"/>
          <w:bCs/>
        </w:rPr>
        <w:t xml:space="preserve">First of all, we need to evaluate whether the premises of the information reduction theory extends to the CSI domain. </w:t>
      </w:r>
      <w:r w:rsidR="0058502A">
        <w:rPr>
          <w:rFonts w:cstheme="majorBidi"/>
          <w:bCs/>
        </w:rPr>
        <w:t>These premises withheld that experts have the tendency to</w:t>
      </w:r>
      <w:r w:rsidR="00AF76FF">
        <w:rPr>
          <w:rFonts w:cstheme="majorBidi"/>
          <w:bCs/>
        </w:rPr>
        <w:t xml:space="preserve"> focus their </w:t>
      </w:r>
      <w:r w:rsidR="0058502A">
        <w:rPr>
          <w:rFonts w:cstheme="majorBidi"/>
          <w:bCs/>
        </w:rPr>
        <w:t>attent</w:t>
      </w:r>
      <w:r w:rsidR="00AF76FF">
        <w:rPr>
          <w:rFonts w:cstheme="majorBidi"/>
          <w:bCs/>
        </w:rPr>
        <w:t>ion selectively to task relevant objects and ignore redu</w:t>
      </w:r>
      <w:r w:rsidR="00A0779F">
        <w:rPr>
          <w:rFonts w:cstheme="majorBidi"/>
          <w:bCs/>
        </w:rPr>
        <w:t xml:space="preserve">ndant objects. This resonates into visual behavior as a difference between </w:t>
      </w:r>
      <w:r w:rsidR="005C779C">
        <w:rPr>
          <w:rFonts w:cstheme="majorBidi"/>
          <w:bCs/>
        </w:rPr>
        <w:t>numbers</w:t>
      </w:r>
      <w:r w:rsidR="00A0779F">
        <w:rPr>
          <w:rFonts w:cstheme="majorBidi"/>
          <w:bCs/>
        </w:rPr>
        <w:t xml:space="preserve"> of fixations. In accordance with Gegenfurtner et al. (2011) we hypothesize that experts have more fixations on relevant objects and fewer fixation on redundant objects. This assumption is leads us to th</w:t>
      </w:r>
      <w:r w:rsidR="003B19FB">
        <w:rPr>
          <w:rFonts w:cstheme="majorBidi"/>
          <w:bCs/>
        </w:rPr>
        <w:t xml:space="preserve">e following research question: </w:t>
      </w:r>
    </w:p>
    <w:p w14:paraId="64F71822" w14:textId="77777777" w:rsidR="00A0779F" w:rsidRPr="00A0779F" w:rsidRDefault="00A0779F" w:rsidP="00A0779F">
      <w:pPr>
        <w:pStyle w:val="NoSpacing"/>
        <w:rPr>
          <w:rFonts w:cstheme="majorBidi"/>
          <w:bCs/>
        </w:rPr>
      </w:pPr>
    </w:p>
    <w:p w14:paraId="383B0BA6" w14:textId="7A1E3817" w:rsidR="009B6ABC" w:rsidRDefault="00852710">
      <w:pPr>
        <w:pStyle w:val="NoSpacing"/>
      </w:pPr>
      <w:r>
        <w:rPr>
          <w:rFonts w:cstheme="majorBidi"/>
          <w:bCs/>
        </w:rPr>
        <w:t>RQ 1)</w:t>
      </w:r>
      <w:r>
        <w:rPr>
          <w:rFonts w:cstheme="majorBidi"/>
          <w:bCs/>
        </w:rPr>
        <w:tab/>
      </w:r>
      <w:commentRangeStart w:id="31"/>
      <w:r>
        <w:rPr>
          <w:rFonts w:cstheme="majorBidi"/>
          <w:i/>
          <w:iCs/>
          <w:color w:val="000000"/>
        </w:rPr>
        <w:t>Are there differences</w:t>
      </w:r>
      <w:r w:rsidR="00A0779F">
        <w:rPr>
          <w:rFonts w:cstheme="majorBidi"/>
          <w:i/>
          <w:iCs/>
          <w:color w:val="000000"/>
        </w:rPr>
        <w:t xml:space="preserve"> in the number of fixations on task relevant and task redundant areas</w:t>
      </w:r>
      <w:r>
        <w:rPr>
          <w:rFonts w:cstheme="majorBidi"/>
          <w:i/>
          <w:iCs/>
          <w:color w:val="000000"/>
        </w:rPr>
        <w:t xml:space="preserve"> between CSI experts and novices as a consequence of the information reduction hypothesis?</w:t>
      </w:r>
      <w:commentRangeEnd w:id="31"/>
      <w:r>
        <w:commentReference w:id="31"/>
      </w:r>
    </w:p>
    <w:p w14:paraId="4C3AB792" w14:textId="45900824" w:rsidR="009B6ABC"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Data-Exploration</w:t>
      </w:r>
    </w:p>
    <w:p w14:paraId="3FD35A76" w14:textId="5D6D6956" w:rsidR="00716BE6" w:rsidRDefault="00716BE6" w:rsidP="00716BE6">
      <w:pPr>
        <w:pStyle w:val="NoSpacing"/>
        <w:numPr>
          <w:ilvl w:val="0"/>
          <w:numId w:val="16"/>
        </w:numPr>
        <w:rPr>
          <w:rFonts w:asciiTheme="majorBidi" w:hAnsiTheme="majorBidi" w:cstheme="majorBidi"/>
          <w:bCs/>
        </w:rPr>
      </w:pPr>
      <w:r>
        <w:rPr>
          <w:rFonts w:asciiTheme="majorBidi" w:hAnsiTheme="majorBidi" w:cstheme="majorBidi"/>
          <w:bCs/>
        </w:rPr>
        <w:t>Evaluate this question on Eyelink dataset.</w:t>
      </w:r>
    </w:p>
    <w:p w14:paraId="03A134D5" w14:textId="77777777" w:rsidR="009B6ABC" w:rsidRDefault="009B6ABC">
      <w:pPr>
        <w:pStyle w:val="NoSpacing"/>
        <w:rPr>
          <w:rFonts w:asciiTheme="majorBidi" w:hAnsiTheme="majorBidi" w:cstheme="majorBidi"/>
          <w:bCs/>
        </w:rPr>
      </w:pPr>
    </w:p>
    <w:p w14:paraId="5A748C38" w14:textId="3A898B1C" w:rsidR="009B6ABC" w:rsidRDefault="00852710">
      <w:pPr>
        <w:spacing w:line="360" w:lineRule="auto"/>
        <w:rPr>
          <w:rFonts w:asciiTheme="majorBidi" w:hAnsiTheme="majorBidi" w:cstheme="majorBidi"/>
          <w:color w:val="000000"/>
          <w:sz w:val="22"/>
          <w:szCs w:val="22"/>
        </w:rPr>
      </w:pPr>
      <w:r>
        <w:rPr>
          <w:rFonts w:cstheme="majorBidi"/>
          <w:color w:val="000000"/>
          <w:sz w:val="22"/>
          <w:szCs w:val="22"/>
        </w:rPr>
        <w:t>The findings in</w:t>
      </w:r>
      <w:r w:rsidR="007478D9">
        <w:rPr>
          <w:rFonts w:cstheme="majorBidi"/>
          <w:color w:val="000000"/>
          <w:sz w:val="22"/>
          <w:szCs w:val="22"/>
        </w:rPr>
        <w:t xml:space="preserve"> the first</w:t>
      </w:r>
      <w:r>
        <w:rPr>
          <w:rFonts w:cstheme="majorBidi"/>
          <w:color w:val="000000"/>
          <w:sz w:val="22"/>
          <w:szCs w:val="22"/>
        </w:rPr>
        <w:t xml:space="preserve"> research question guide our exploration with machine learning techniques in order to evaluate whether eye movement measures contain enough information to distinguish expertise. Hence, the second research question is as follows: </w:t>
      </w:r>
    </w:p>
    <w:p w14:paraId="44342D11" w14:textId="7B67FAFC" w:rsidR="009B6ABC" w:rsidRDefault="009B6ABC">
      <w:pPr>
        <w:spacing w:line="360" w:lineRule="auto"/>
        <w:rPr>
          <w:rFonts w:asciiTheme="majorBidi" w:hAnsiTheme="majorBidi" w:cstheme="majorBidi"/>
          <w:color w:val="000000"/>
          <w:sz w:val="22"/>
          <w:szCs w:val="22"/>
        </w:rPr>
      </w:pPr>
    </w:p>
    <w:p w14:paraId="5F148ACF" w14:textId="77777777" w:rsidR="00607C05" w:rsidRDefault="00607C05">
      <w:pPr>
        <w:spacing w:line="360" w:lineRule="auto"/>
        <w:rPr>
          <w:rFonts w:asciiTheme="majorBidi" w:hAnsiTheme="majorBidi" w:cstheme="majorBidi"/>
          <w:color w:val="000000"/>
          <w:sz w:val="22"/>
          <w:szCs w:val="22"/>
        </w:rPr>
      </w:pPr>
    </w:p>
    <w:p w14:paraId="7D7446E6" w14:textId="77777777" w:rsidR="00607C05" w:rsidRDefault="00607C05">
      <w:pPr>
        <w:spacing w:line="360" w:lineRule="auto"/>
        <w:rPr>
          <w:rFonts w:cstheme="majorBidi"/>
          <w:color w:val="000000"/>
          <w:sz w:val="22"/>
          <w:szCs w:val="22"/>
        </w:rPr>
      </w:pPr>
    </w:p>
    <w:p w14:paraId="5B79FF3E" w14:textId="77777777" w:rsidR="00607C05" w:rsidRDefault="00607C05">
      <w:pPr>
        <w:spacing w:line="360" w:lineRule="auto"/>
        <w:rPr>
          <w:rFonts w:cstheme="majorBidi"/>
          <w:color w:val="000000"/>
          <w:sz w:val="22"/>
          <w:szCs w:val="22"/>
        </w:rPr>
      </w:pPr>
    </w:p>
    <w:p w14:paraId="5F418C92" w14:textId="77777777" w:rsidR="00607C05" w:rsidRDefault="00607C05">
      <w:pPr>
        <w:spacing w:line="360" w:lineRule="auto"/>
        <w:rPr>
          <w:rFonts w:cstheme="majorBidi"/>
          <w:color w:val="000000"/>
          <w:sz w:val="22"/>
          <w:szCs w:val="22"/>
        </w:rPr>
      </w:pPr>
    </w:p>
    <w:p w14:paraId="27DD9472" w14:textId="77777777" w:rsidR="00607C05" w:rsidRDefault="00607C05">
      <w:pPr>
        <w:spacing w:line="360" w:lineRule="auto"/>
        <w:rPr>
          <w:rFonts w:cstheme="majorBidi"/>
          <w:color w:val="000000"/>
          <w:sz w:val="22"/>
          <w:szCs w:val="22"/>
        </w:rPr>
      </w:pPr>
    </w:p>
    <w:p w14:paraId="4B39A6CA" w14:textId="77777777" w:rsidR="00607C05" w:rsidRDefault="00607C05">
      <w:pPr>
        <w:spacing w:line="360" w:lineRule="auto"/>
        <w:rPr>
          <w:rFonts w:cstheme="majorBidi"/>
          <w:color w:val="000000"/>
          <w:sz w:val="22"/>
          <w:szCs w:val="22"/>
        </w:rPr>
      </w:pPr>
    </w:p>
    <w:p w14:paraId="006E257E" w14:textId="77777777" w:rsidR="00607C05" w:rsidRDefault="00607C05">
      <w:pPr>
        <w:spacing w:line="360" w:lineRule="auto"/>
        <w:rPr>
          <w:rFonts w:cstheme="majorBidi"/>
          <w:color w:val="000000"/>
          <w:sz w:val="22"/>
          <w:szCs w:val="22"/>
        </w:rPr>
      </w:pPr>
    </w:p>
    <w:p w14:paraId="28B84A08" w14:textId="77777777" w:rsidR="00607C05" w:rsidRDefault="00607C05">
      <w:pPr>
        <w:spacing w:line="360" w:lineRule="auto"/>
        <w:rPr>
          <w:rFonts w:cstheme="majorBidi"/>
          <w:color w:val="000000"/>
          <w:sz w:val="22"/>
          <w:szCs w:val="22"/>
        </w:rPr>
      </w:pPr>
    </w:p>
    <w:p w14:paraId="39204F18" w14:textId="77777777" w:rsidR="00607C05" w:rsidRDefault="00607C05">
      <w:pPr>
        <w:spacing w:line="360" w:lineRule="auto"/>
        <w:rPr>
          <w:rFonts w:cstheme="majorBidi"/>
          <w:color w:val="000000"/>
          <w:sz w:val="22"/>
          <w:szCs w:val="22"/>
        </w:rPr>
      </w:pPr>
    </w:p>
    <w:p w14:paraId="20B1AE28" w14:textId="536F4A3C" w:rsidR="009B6ABC" w:rsidRDefault="00852710">
      <w:pPr>
        <w:spacing w:line="360" w:lineRule="auto"/>
        <w:rPr>
          <w:rFonts w:cstheme="majorBidi"/>
          <w:i/>
          <w:iCs/>
          <w:color w:val="000000"/>
        </w:rPr>
      </w:pPr>
      <w:r>
        <w:rPr>
          <w:rFonts w:cstheme="majorBidi"/>
          <w:color w:val="000000"/>
          <w:sz w:val="22"/>
          <w:szCs w:val="22"/>
        </w:rPr>
        <w:lastRenderedPageBreak/>
        <w:t xml:space="preserve">RQ2) </w:t>
      </w:r>
      <w:r>
        <w:rPr>
          <w:rFonts w:cstheme="majorBidi"/>
          <w:color w:val="000000"/>
          <w:sz w:val="22"/>
          <w:szCs w:val="22"/>
        </w:rPr>
        <w:tab/>
      </w:r>
      <w:commentRangeStart w:id="32"/>
      <w:r>
        <w:rPr>
          <w:rFonts w:cstheme="majorBidi"/>
          <w:i/>
          <w:iCs/>
          <w:color w:val="000000"/>
        </w:rPr>
        <w:t xml:space="preserve">Do eye movement measures within the CSI domain </w:t>
      </w:r>
      <w:r w:rsidRPr="00113ED8">
        <w:rPr>
          <w:rFonts w:cstheme="majorBidi"/>
          <w:i/>
          <w:iCs/>
          <w:color w:val="FF0000"/>
        </w:rPr>
        <w:t xml:space="preserve">contain enough information </w:t>
      </w:r>
      <w:r>
        <w:rPr>
          <w:rFonts w:cstheme="majorBidi"/>
          <w:i/>
          <w:iCs/>
          <w:color w:val="000000"/>
        </w:rPr>
        <w:t xml:space="preserve">in order to predict Skill (Expert or novice) on the basis of eye movement parameters </w:t>
      </w:r>
      <w:r w:rsidR="00716BE6">
        <w:rPr>
          <w:rFonts w:cstheme="majorBidi"/>
          <w:i/>
          <w:iCs/>
          <w:color w:val="000000"/>
        </w:rPr>
        <w:t>and across tasks</w:t>
      </w:r>
      <w:r>
        <w:rPr>
          <w:rFonts w:cstheme="majorBidi"/>
          <w:i/>
          <w:iCs/>
          <w:color w:val="000000"/>
        </w:rPr>
        <w:t>?</w:t>
      </w:r>
      <w:commentRangeEnd w:id="32"/>
      <w:r>
        <w:commentReference w:id="32"/>
      </w:r>
    </w:p>
    <w:p w14:paraId="0D73E776" w14:textId="5F39A199"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 xml:space="preserve">-&gt; </w:t>
      </w:r>
      <w:r w:rsidRPr="00716BE6">
        <w:rPr>
          <w:rFonts w:cstheme="majorBidi"/>
          <w:i/>
          <w:iCs/>
          <w:color w:val="000000"/>
        </w:rPr>
        <w:t>Random</w:t>
      </w:r>
      <w:r>
        <w:rPr>
          <w:rFonts w:cstheme="majorBidi"/>
          <w:i/>
          <w:iCs/>
          <w:color w:val="000000"/>
        </w:rPr>
        <w:t>-F</w:t>
      </w:r>
      <w:r w:rsidRPr="00716BE6">
        <w:rPr>
          <w:rFonts w:cstheme="majorBidi"/>
          <w:i/>
          <w:iCs/>
          <w:color w:val="000000"/>
        </w:rPr>
        <w:t>orrest for variable importance</w:t>
      </w:r>
      <w:r>
        <w:rPr>
          <w:rFonts w:cstheme="majorBidi"/>
          <w:i/>
          <w:iCs/>
          <w:color w:val="000000"/>
        </w:rPr>
        <w:t xml:space="preserve"> &amp; feature selection.</w:t>
      </w:r>
    </w:p>
    <w:p w14:paraId="61083E69" w14:textId="4AA079F2" w:rsid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-&gt; Classification with</w:t>
      </w:r>
    </w:p>
    <w:p w14:paraId="0973100F" w14:textId="77777777" w:rsidR="000056D1" w:rsidRPr="00716BE6" w:rsidRDefault="000056D1" w:rsidP="00716BE6">
      <w:pPr>
        <w:pStyle w:val="ListParagraph"/>
        <w:numPr>
          <w:ilvl w:val="0"/>
          <w:numId w:val="15"/>
        </w:numPr>
        <w:spacing w:line="360" w:lineRule="auto"/>
        <w:rPr>
          <w:rFonts w:cstheme="majorBidi"/>
          <w:i/>
          <w:iCs/>
          <w:color w:val="000000"/>
        </w:rPr>
      </w:pPr>
    </w:p>
    <w:p w14:paraId="730151B7" w14:textId="615B0B9E" w:rsidR="00716BE6" w:rsidRDefault="00716BE6" w:rsidP="00716BE6">
      <w:pPr>
        <w:pStyle w:val="ListParagraph"/>
        <w:numPr>
          <w:ilvl w:val="0"/>
          <w:numId w:val="15"/>
        </w:numPr>
        <w:spacing w:line="360" w:lineRule="auto"/>
        <w:rPr>
          <w:rFonts w:cstheme="majorBidi"/>
          <w:i/>
          <w:iCs/>
          <w:color w:val="000000"/>
        </w:rPr>
      </w:pPr>
      <w:r w:rsidRPr="00716BE6">
        <w:rPr>
          <w:rFonts w:cstheme="majorBidi"/>
          <w:i/>
          <w:iCs/>
          <w:color w:val="000000"/>
        </w:rPr>
        <w:t xml:space="preserve">Classification </w:t>
      </w:r>
      <w:r>
        <w:rPr>
          <w:rFonts w:cstheme="majorBidi"/>
          <w:i/>
          <w:iCs/>
          <w:color w:val="000000"/>
        </w:rPr>
        <w:t>for C</w:t>
      </w:r>
      <w:r w:rsidRPr="00716BE6">
        <w:rPr>
          <w:rFonts w:cstheme="majorBidi"/>
          <w:i/>
          <w:iCs/>
          <w:color w:val="000000"/>
        </w:rPr>
        <w:t>hange</w:t>
      </w:r>
      <w:r>
        <w:rPr>
          <w:rFonts w:cstheme="majorBidi"/>
          <w:i/>
          <w:iCs/>
          <w:color w:val="000000"/>
        </w:rPr>
        <w:t xml:space="preserve"> - </w:t>
      </w:r>
      <w:r w:rsidRPr="00716BE6">
        <w:rPr>
          <w:rFonts w:cstheme="majorBidi"/>
          <w:i/>
          <w:iCs/>
          <w:color w:val="000000"/>
        </w:rPr>
        <w:t xml:space="preserve">blindness </w:t>
      </w:r>
    </w:p>
    <w:p w14:paraId="11BFFBDE" w14:textId="0D2E2F25" w:rsidR="00716BE6" w:rsidRDefault="00716BE6" w:rsidP="00716BE6">
      <w:pPr>
        <w:pStyle w:val="ListParagraph"/>
        <w:spacing w:line="360" w:lineRule="auto"/>
        <w:rPr>
          <w:rFonts w:cstheme="majorBidi"/>
          <w:i/>
          <w:iCs/>
          <w:color w:val="000000"/>
        </w:rPr>
      </w:pPr>
      <w:r>
        <w:rPr>
          <w:rFonts w:cstheme="majorBidi"/>
          <w:i/>
          <w:iCs/>
          <w:color w:val="000000"/>
        </w:rPr>
        <w:t>&amp;</w:t>
      </w:r>
    </w:p>
    <w:p w14:paraId="7CD996B8" w14:textId="42780761" w:rsidR="00716BE6" w:rsidRPr="00716BE6" w:rsidRDefault="00716BE6" w:rsidP="00716BE6">
      <w:pPr>
        <w:pStyle w:val="ListParagraph"/>
        <w:numPr>
          <w:ilvl w:val="0"/>
          <w:numId w:val="15"/>
        </w:numPr>
        <w:spacing w:line="360" w:lineRule="auto"/>
        <w:rPr>
          <w:rFonts w:cstheme="majorBidi"/>
          <w:i/>
          <w:iCs/>
          <w:color w:val="000000"/>
        </w:rPr>
      </w:pPr>
      <w:r>
        <w:rPr>
          <w:rFonts w:cstheme="majorBidi"/>
          <w:i/>
          <w:iCs/>
          <w:color w:val="000000"/>
        </w:rPr>
        <w:t>Visual search task</w:t>
      </w:r>
    </w:p>
    <w:p w14:paraId="6782699D" w14:textId="77777777" w:rsidR="009B6ABC" w:rsidRDefault="00852710">
      <w:pPr>
        <w:spacing w:line="360" w:lineRule="auto"/>
      </w:pPr>
      <w:r>
        <w:rPr>
          <w:rFonts w:cstheme="majorBidi"/>
          <w:color w:val="000000"/>
        </w:rPr>
        <w:t xml:space="preserve">The research follows an </w:t>
      </w:r>
      <w:ins w:id="33" w:author="Unknown Author" w:date="2018-11-09T11:41:00Z">
        <w:r>
          <w:rPr>
            <w:rFonts w:cstheme="majorBidi"/>
            <w:color w:val="000000"/>
          </w:rPr>
          <w:t>exploratory</w:t>
        </w:r>
      </w:ins>
      <w:del w:id="34" w:author="Unknown Author" w:date="2018-11-09T11:41:00Z">
        <w:r>
          <w:rPr>
            <w:rFonts w:cstheme="majorBidi"/>
            <w:color w:val="000000"/>
          </w:rPr>
          <w:delText>explorative</w:delText>
        </w:r>
      </w:del>
      <w:r>
        <w:rPr>
          <w:rFonts w:cstheme="majorBidi"/>
          <w:color w:val="000000"/>
        </w:rPr>
        <w:t xml:space="preserve"> approach employing machine learning techniques. Therefore it may be relevant to state the last research question. </w:t>
      </w:r>
    </w:p>
    <w:p w14:paraId="111A990F" w14:textId="77777777" w:rsidR="009B6ABC" w:rsidRDefault="009B6ABC">
      <w:pPr>
        <w:spacing w:line="360" w:lineRule="auto"/>
        <w:rPr>
          <w:rFonts w:asciiTheme="majorBidi" w:hAnsiTheme="majorBidi" w:cstheme="majorBidi"/>
          <w:color w:val="000000"/>
        </w:rPr>
      </w:pPr>
    </w:p>
    <w:p w14:paraId="446E92F1" w14:textId="77777777" w:rsidR="009B6ABC" w:rsidRDefault="00852710">
      <w:pPr>
        <w:spacing w:line="360" w:lineRule="auto"/>
        <w:rPr>
          <w:rFonts w:asciiTheme="majorBidi" w:hAnsiTheme="majorBidi" w:cstheme="majorBidi"/>
          <w:color w:val="000000"/>
        </w:rPr>
      </w:pPr>
      <w:r>
        <w:rPr>
          <w:rFonts w:cstheme="majorBidi"/>
          <w:color w:val="000000"/>
        </w:rPr>
        <w:t>RQ3)</w:t>
      </w:r>
      <w:r>
        <w:rPr>
          <w:rFonts w:cstheme="majorBidi"/>
          <w:color w:val="000000"/>
        </w:rPr>
        <w:tab/>
      </w:r>
      <w:r>
        <w:rPr>
          <w:rFonts w:cstheme="majorBidi"/>
          <w:i/>
          <w:iCs/>
          <w:color w:val="000000"/>
        </w:rPr>
        <w:t>which patterns prevail in the eye moveme</w:t>
      </w:r>
      <w:bookmarkStart w:id="35" w:name="_Toc528962847"/>
      <w:r>
        <w:rPr>
          <w:rFonts w:cstheme="majorBidi"/>
          <w:i/>
          <w:iCs/>
          <w:color w:val="000000"/>
        </w:rPr>
        <w:t>nt data for experts and novices?</w:t>
      </w:r>
    </w:p>
    <w:p w14:paraId="6107EDC2" w14:textId="77777777" w:rsidR="009B6ABC" w:rsidRDefault="009B6ABC">
      <w:pPr>
        <w:spacing w:after="160" w:line="259" w:lineRule="auto"/>
        <w:rPr>
          <w:b/>
          <w:color w:val="000000"/>
          <w:sz w:val="22"/>
          <w:szCs w:val="22"/>
          <w:lang w:bidi="he-IL"/>
        </w:rPr>
      </w:pPr>
    </w:p>
    <w:bookmarkEnd w:id="35"/>
    <w:p w14:paraId="7881AED1" w14:textId="347252F8" w:rsidR="00303643" w:rsidRDefault="00303643" w:rsidP="0054676D">
      <w:pPr>
        <w:spacing w:after="160" w:line="259" w:lineRule="auto"/>
        <w:rPr>
          <w:b/>
          <w:color w:val="000000"/>
          <w:sz w:val="22"/>
          <w:szCs w:val="22"/>
          <w:lang w:bidi="he-IL"/>
        </w:rPr>
      </w:pPr>
    </w:p>
    <w:p w14:paraId="26CA4D29" w14:textId="77777777" w:rsidR="0054676D" w:rsidRDefault="0054676D">
      <w:pPr>
        <w:rPr>
          <w:b/>
          <w:color w:val="000000"/>
          <w:sz w:val="22"/>
          <w:szCs w:val="22"/>
          <w:lang w:bidi="he-IL"/>
        </w:rPr>
      </w:pPr>
      <w:r>
        <w:rPr>
          <w:sz w:val="22"/>
          <w:szCs w:val="22"/>
        </w:rPr>
        <w:br w:type="page"/>
      </w:r>
    </w:p>
    <w:p w14:paraId="0FB0190A" w14:textId="20E5B12A" w:rsidR="009B6ABC" w:rsidRDefault="00852710">
      <w:pPr>
        <w:pStyle w:val="Heading1"/>
        <w:rPr>
          <w:sz w:val="22"/>
          <w:szCs w:val="22"/>
        </w:rPr>
      </w:pPr>
      <w:r>
        <w:rPr>
          <w:sz w:val="22"/>
          <w:szCs w:val="22"/>
        </w:rPr>
        <w:lastRenderedPageBreak/>
        <w:t>Methods</w:t>
      </w:r>
    </w:p>
    <w:p w14:paraId="1A4196A6" w14:textId="4C81F6D6" w:rsidR="009B6ABC" w:rsidRPr="0066623D" w:rsidRDefault="001E31FE" w:rsidP="00C74937">
      <w:pPr>
        <w:pStyle w:val="Heading2"/>
      </w:pPr>
      <w:commentRangeStart w:id="36"/>
      <w:r w:rsidRPr="0066623D">
        <w:t>Origin of datasets</w:t>
      </w:r>
      <w:commentRangeEnd w:id="36"/>
      <w:r w:rsidR="007A7662">
        <w:rPr>
          <w:rStyle w:val="CommentReference"/>
          <w:rFonts w:ascii="Calibri" w:eastAsia="Calibri" w:hAnsi="Calibri" w:cs="Calibri"/>
          <w:b w:val="0"/>
          <w:color w:val="auto"/>
        </w:rPr>
        <w:commentReference w:id="36"/>
      </w:r>
    </w:p>
    <w:p w14:paraId="01D3F552" w14:textId="7A89BD36" w:rsidR="009B6ABC" w:rsidRPr="001E31FE" w:rsidRDefault="00852710" w:rsidP="001E31FE">
      <w:pPr>
        <w:spacing w:after="160" w:line="360" w:lineRule="auto"/>
        <w:rPr>
          <w:sz w:val="22"/>
          <w:szCs w:val="22"/>
        </w:rPr>
      </w:pPr>
      <w:r w:rsidRPr="001E31FE">
        <w:rPr>
          <w:sz w:val="22"/>
          <w:szCs w:val="22"/>
        </w:rPr>
        <w:t xml:space="preserve">             </w:t>
      </w:r>
      <w:r w:rsidR="001E31FE" w:rsidRPr="001E31FE">
        <w:rPr>
          <w:sz w:val="22"/>
          <w:szCs w:val="22"/>
        </w:rPr>
        <w:t>This</w:t>
      </w:r>
      <w:r w:rsidRPr="001E31FE">
        <w:rPr>
          <w:sz w:val="22"/>
          <w:szCs w:val="22"/>
        </w:rPr>
        <w:t xml:space="preserve"> research utilizes data provided </w:t>
      </w:r>
      <w:r w:rsidR="001E31FE" w:rsidRPr="001E31FE">
        <w:rPr>
          <w:sz w:val="22"/>
          <w:szCs w:val="22"/>
        </w:rPr>
        <w:t>by Ozger</w:t>
      </w:r>
      <w:r w:rsidRPr="001E31FE">
        <w:rPr>
          <w:sz w:val="22"/>
          <w:szCs w:val="22"/>
        </w:rPr>
        <w:t xml:space="preserve"> (2016) from his PhD thesis project (Lincoln University, UK). The data consist of eye movement recordings from </w:t>
      </w:r>
      <w:r w:rsidR="001E31FE" w:rsidRPr="001E31FE">
        <w:rPr>
          <w:sz w:val="22"/>
          <w:szCs w:val="22"/>
        </w:rPr>
        <w:t>two</w:t>
      </w:r>
      <w:r w:rsidRPr="001E31FE">
        <w:rPr>
          <w:sz w:val="22"/>
          <w:szCs w:val="22"/>
        </w:rPr>
        <w:t xml:space="preserve"> experiments: </w:t>
      </w:r>
      <w:r w:rsidR="001E31FE" w:rsidRPr="001E31FE">
        <w:rPr>
          <w:sz w:val="22"/>
          <w:szCs w:val="22"/>
        </w:rPr>
        <w:t>(1</w:t>
      </w:r>
      <w:r w:rsidRPr="001E31FE">
        <w:rPr>
          <w:sz w:val="22"/>
          <w:szCs w:val="22"/>
        </w:rPr>
        <w:t>) on-screen crime sc</w:t>
      </w:r>
      <w:r w:rsidR="001E31FE" w:rsidRPr="001E31FE">
        <w:rPr>
          <w:sz w:val="22"/>
          <w:szCs w:val="22"/>
        </w:rPr>
        <w:t>ene investigation (photographs) and (2</w:t>
      </w:r>
      <w:r w:rsidRPr="001E31FE">
        <w:rPr>
          <w:sz w:val="22"/>
          <w:szCs w:val="22"/>
        </w:rPr>
        <w:t xml:space="preserve">) an on-screen change detection task (comparing crime scenes and other scenes). The </w:t>
      </w:r>
      <w:r w:rsidR="001E31FE" w:rsidRPr="001E31FE">
        <w:rPr>
          <w:sz w:val="22"/>
          <w:szCs w:val="22"/>
        </w:rPr>
        <w:t>first</w:t>
      </w:r>
      <w:r w:rsidRPr="001E31FE">
        <w:rPr>
          <w:sz w:val="22"/>
          <w:szCs w:val="22"/>
        </w:rPr>
        <w:t xml:space="preserve"> experiment was conducted in a lab using photographs presented on a computer screen.  This provided a more stable environment and ensured that participants v</w:t>
      </w:r>
      <w:r w:rsidR="001E31FE" w:rsidRPr="001E31FE">
        <w:rPr>
          <w:sz w:val="22"/>
          <w:szCs w:val="22"/>
        </w:rPr>
        <w:t>iewed exactly the same stimuli.</w:t>
      </w:r>
      <w:r w:rsidRPr="001E31FE">
        <w:rPr>
          <w:sz w:val="22"/>
          <w:szCs w:val="22"/>
        </w:rPr>
        <w:t xml:space="preserve"> 36 participants took part across four groups: nine experts, nine intermediate investigators, nine first years’ forensic students (novices) and nine participants without experience. The participants viewed three different photos on a computer screen and their task was to point out evidence by clicking with a mouse on objects. Afterwards they had to formulate their thought process. Scenes were coded for the various AOIs and eye movements assigned automatically. In subsequent analyses AOIs where grouped into evidence, entry and exit point of a scene.</w:t>
      </w:r>
    </w:p>
    <w:p w14:paraId="3B76F426" w14:textId="4A96FC3B" w:rsidR="009B6ABC" w:rsidRDefault="00852710">
      <w:pPr>
        <w:spacing w:after="160" w:line="360" w:lineRule="auto"/>
        <w:ind w:firstLine="720"/>
        <w:rPr>
          <w:sz w:val="22"/>
          <w:szCs w:val="22"/>
        </w:rPr>
      </w:pPr>
      <w:r>
        <w:rPr>
          <w:sz w:val="22"/>
          <w:szCs w:val="22"/>
        </w:rPr>
        <w:t xml:space="preserve">Lastly, the third experiment examined change blindness in two types of scenes: domain specific (14 images) and a domain unspecific (14 images) across nine experts and eleven novices. Change blindness can be described as a failure to notice an otherwise blatant change in a scene or environment (Mack and Rock, 1998). Within the change blindness experiment the flicker approach (display of short blank screen) was used to switch between the photos. In order to avoid motion cues, a blank screen was shown between the photos, each shown for 500 </w:t>
      </w:r>
      <w:r w:rsidR="001E31FE">
        <w:rPr>
          <w:sz w:val="22"/>
          <w:szCs w:val="22"/>
        </w:rPr>
        <w:t>milliseconds.</w:t>
      </w:r>
      <w:r>
        <w:rPr>
          <w:sz w:val="22"/>
          <w:szCs w:val="22"/>
        </w:rPr>
        <w:t xml:space="preserve"> Participants were instructed to click as fast as possible on the button as soon as they detected a change. Table 2 shows an overview of each experimental set-up.</w:t>
      </w:r>
    </w:p>
    <w:p w14:paraId="5D8139D6" w14:textId="77777777" w:rsidR="009B6ABC" w:rsidRDefault="00852710">
      <w:pPr>
        <w:rPr>
          <w:i/>
          <w:iCs/>
          <w:sz w:val="22"/>
          <w:szCs w:val="22"/>
        </w:rPr>
      </w:pPr>
      <w:r>
        <w:rPr>
          <w:i/>
          <w:iCs/>
          <w:sz w:val="22"/>
          <w:szCs w:val="22"/>
        </w:rPr>
        <w:t xml:space="preserve">Table 2 </w:t>
      </w:r>
    </w:p>
    <w:p w14:paraId="4194A407" w14:textId="77777777" w:rsidR="009B6ABC" w:rsidRDefault="009B6ABC">
      <w:pPr>
        <w:rPr>
          <w:i/>
          <w:iCs/>
          <w:sz w:val="22"/>
          <w:szCs w:val="22"/>
        </w:rPr>
      </w:pPr>
    </w:p>
    <w:p w14:paraId="7E657FD9" w14:textId="2A08D4A8" w:rsidR="009B6ABC" w:rsidRDefault="00852710">
      <w:pPr>
        <w:rPr>
          <w:i/>
          <w:iCs/>
          <w:sz w:val="22"/>
          <w:szCs w:val="22"/>
        </w:rPr>
      </w:pPr>
      <w:r>
        <w:rPr>
          <w:i/>
          <w:iCs/>
          <w:sz w:val="22"/>
          <w:szCs w:val="22"/>
        </w:rPr>
        <w:t>Overview of experiments</w:t>
      </w:r>
    </w:p>
    <w:p w14:paraId="2FD30B2C" w14:textId="77777777" w:rsidR="001E31FE" w:rsidRDefault="001E31FE"/>
    <w:tbl>
      <w:tblPr>
        <w:tblStyle w:val="TableGrid"/>
        <w:tblW w:w="10165" w:type="dxa"/>
        <w:tblInd w:w="-5" w:type="dxa"/>
        <w:tblCellMar>
          <w:left w:w="103" w:type="dxa"/>
        </w:tblCellMar>
        <w:tblLook w:val="04A0" w:firstRow="1" w:lastRow="0" w:firstColumn="1" w:lastColumn="0" w:noHBand="0" w:noVBand="1"/>
      </w:tblPr>
      <w:tblGrid>
        <w:gridCol w:w="1436"/>
        <w:gridCol w:w="2610"/>
        <w:gridCol w:w="2967"/>
        <w:gridCol w:w="3152"/>
      </w:tblGrid>
      <w:tr w:rsidR="009B6ABC" w14:paraId="43A41E55" w14:textId="77777777" w:rsidTr="001E31FE">
        <w:tc>
          <w:tcPr>
            <w:tcW w:w="1436" w:type="dxa"/>
            <w:shd w:val="clear" w:color="auto" w:fill="auto"/>
            <w:tcMar>
              <w:left w:w="103" w:type="dxa"/>
            </w:tcMar>
          </w:tcPr>
          <w:p w14:paraId="2A0E2FEA" w14:textId="77777777" w:rsidR="009B6ABC" w:rsidRDefault="00852710">
            <w:pPr>
              <w:rPr>
                <w:b/>
                <w:bCs/>
                <w:sz w:val="22"/>
                <w:szCs w:val="22"/>
              </w:rPr>
            </w:pPr>
            <w:r>
              <w:rPr>
                <w:b/>
                <w:bCs/>
                <w:sz w:val="22"/>
                <w:szCs w:val="22"/>
              </w:rPr>
              <w:t>Experiment</w:t>
            </w:r>
          </w:p>
        </w:tc>
        <w:tc>
          <w:tcPr>
            <w:tcW w:w="2610" w:type="dxa"/>
            <w:shd w:val="clear" w:color="auto" w:fill="auto"/>
            <w:tcMar>
              <w:left w:w="103" w:type="dxa"/>
            </w:tcMar>
          </w:tcPr>
          <w:p w14:paraId="7D50EE2F" w14:textId="77777777" w:rsidR="009B6ABC" w:rsidRDefault="00852710">
            <w:pPr>
              <w:rPr>
                <w:b/>
                <w:bCs/>
                <w:sz w:val="22"/>
                <w:szCs w:val="22"/>
              </w:rPr>
            </w:pPr>
            <w:r>
              <w:rPr>
                <w:b/>
                <w:bCs/>
                <w:sz w:val="22"/>
                <w:szCs w:val="22"/>
              </w:rPr>
              <w:t>Participants</w:t>
            </w:r>
          </w:p>
        </w:tc>
        <w:tc>
          <w:tcPr>
            <w:tcW w:w="2967" w:type="dxa"/>
            <w:shd w:val="clear" w:color="auto" w:fill="auto"/>
            <w:tcMar>
              <w:left w:w="103" w:type="dxa"/>
            </w:tcMar>
          </w:tcPr>
          <w:p w14:paraId="24CE7A89" w14:textId="77777777" w:rsidR="009B6ABC" w:rsidRDefault="00852710">
            <w:pPr>
              <w:rPr>
                <w:b/>
                <w:bCs/>
                <w:sz w:val="22"/>
                <w:szCs w:val="22"/>
              </w:rPr>
            </w:pPr>
            <w:r>
              <w:rPr>
                <w:b/>
                <w:bCs/>
                <w:sz w:val="22"/>
                <w:szCs w:val="22"/>
              </w:rPr>
              <w:t>Stimuli</w:t>
            </w:r>
          </w:p>
        </w:tc>
        <w:tc>
          <w:tcPr>
            <w:tcW w:w="3152" w:type="dxa"/>
            <w:shd w:val="clear" w:color="auto" w:fill="auto"/>
            <w:tcMar>
              <w:left w:w="103" w:type="dxa"/>
            </w:tcMar>
          </w:tcPr>
          <w:p w14:paraId="203F9E2E" w14:textId="77777777" w:rsidR="009B6ABC" w:rsidRDefault="00852710">
            <w:pPr>
              <w:rPr>
                <w:b/>
                <w:bCs/>
                <w:sz w:val="22"/>
                <w:szCs w:val="22"/>
              </w:rPr>
            </w:pPr>
            <w:r>
              <w:rPr>
                <w:b/>
                <w:bCs/>
                <w:sz w:val="22"/>
                <w:szCs w:val="22"/>
              </w:rPr>
              <w:t>Type of data</w:t>
            </w:r>
          </w:p>
        </w:tc>
      </w:tr>
      <w:tr w:rsidR="009B6ABC" w:rsidRPr="00355998" w14:paraId="32BA4429" w14:textId="77777777" w:rsidTr="001E31FE">
        <w:tc>
          <w:tcPr>
            <w:tcW w:w="1436" w:type="dxa"/>
            <w:shd w:val="clear" w:color="auto" w:fill="auto"/>
            <w:tcMar>
              <w:left w:w="103" w:type="dxa"/>
            </w:tcMar>
          </w:tcPr>
          <w:p w14:paraId="1613DD33" w14:textId="708E5ED8" w:rsidR="009B6ABC" w:rsidRDefault="001E31FE">
            <w:pPr>
              <w:rPr>
                <w:sz w:val="22"/>
                <w:szCs w:val="22"/>
              </w:rPr>
            </w:pPr>
            <w:r>
              <w:rPr>
                <w:sz w:val="22"/>
                <w:szCs w:val="22"/>
              </w:rPr>
              <w:t>1</w:t>
            </w:r>
          </w:p>
        </w:tc>
        <w:tc>
          <w:tcPr>
            <w:tcW w:w="2610" w:type="dxa"/>
            <w:shd w:val="clear" w:color="auto" w:fill="auto"/>
            <w:tcMar>
              <w:left w:w="103" w:type="dxa"/>
            </w:tcMar>
          </w:tcPr>
          <w:p w14:paraId="13199F5C" w14:textId="77777777" w:rsidR="009B6ABC" w:rsidRDefault="00852710">
            <w:pPr>
              <w:rPr>
                <w:sz w:val="22"/>
                <w:szCs w:val="22"/>
              </w:rPr>
            </w:pPr>
            <w:r>
              <w:rPr>
                <w:sz w:val="22"/>
                <w:szCs w:val="22"/>
              </w:rPr>
              <w:t>36 across 4 levels</w:t>
            </w:r>
          </w:p>
        </w:tc>
        <w:tc>
          <w:tcPr>
            <w:tcW w:w="2967" w:type="dxa"/>
            <w:shd w:val="clear" w:color="auto" w:fill="auto"/>
            <w:tcMar>
              <w:left w:w="103" w:type="dxa"/>
            </w:tcMar>
          </w:tcPr>
          <w:p w14:paraId="590337E1" w14:textId="77777777" w:rsidR="009B6ABC" w:rsidRDefault="00852710">
            <w:pPr>
              <w:rPr>
                <w:sz w:val="22"/>
                <w:szCs w:val="22"/>
              </w:rPr>
            </w:pPr>
            <w:r>
              <w:rPr>
                <w:sz w:val="22"/>
                <w:szCs w:val="22"/>
              </w:rPr>
              <w:t>Photographs of crime scenes</w:t>
            </w:r>
          </w:p>
        </w:tc>
        <w:tc>
          <w:tcPr>
            <w:tcW w:w="3152" w:type="dxa"/>
            <w:shd w:val="clear" w:color="auto" w:fill="auto"/>
            <w:tcMar>
              <w:left w:w="103" w:type="dxa"/>
            </w:tcMar>
          </w:tcPr>
          <w:p w14:paraId="6B839A10" w14:textId="77777777" w:rsidR="009B6ABC" w:rsidRDefault="00852710">
            <w:pPr>
              <w:rPr>
                <w:sz w:val="22"/>
                <w:szCs w:val="22"/>
                <w:lang w:val="fr-FR"/>
              </w:rPr>
            </w:pPr>
            <w:r>
              <w:rPr>
                <w:sz w:val="22"/>
                <w:szCs w:val="22"/>
                <w:lang w:val="fr-FR"/>
              </w:rPr>
              <w:t>Fixation by fixation ROI codes</w:t>
            </w:r>
          </w:p>
        </w:tc>
      </w:tr>
      <w:tr w:rsidR="009B6ABC" w14:paraId="1EA0CD3E" w14:textId="77777777" w:rsidTr="001E31FE">
        <w:tc>
          <w:tcPr>
            <w:tcW w:w="1436" w:type="dxa"/>
            <w:shd w:val="clear" w:color="auto" w:fill="auto"/>
            <w:tcMar>
              <w:left w:w="103" w:type="dxa"/>
            </w:tcMar>
          </w:tcPr>
          <w:p w14:paraId="2ED5A58C" w14:textId="2AA63516" w:rsidR="009B6ABC" w:rsidRDefault="001E31FE">
            <w:pPr>
              <w:rPr>
                <w:sz w:val="22"/>
                <w:szCs w:val="22"/>
              </w:rPr>
            </w:pPr>
            <w:r>
              <w:rPr>
                <w:sz w:val="22"/>
                <w:szCs w:val="22"/>
              </w:rPr>
              <w:t>2</w:t>
            </w:r>
          </w:p>
        </w:tc>
        <w:tc>
          <w:tcPr>
            <w:tcW w:w="2610" w:type="dxa"/>
            <w:shd w:val="clear" w:color="auto" w:fill="auto"/>
            <w:tcMar>
              <w:left w:w="103" w:type="dxa"/>
            </w:tcMar>
          </w:tcPr>
          <w:p w14:paraId="553CBEBB" w14:textId="77777777" w:rsidR="009B6ABC" w:rsidRDefault="00852710">
            <w:pPr>
              <w:rPr>
                <w:sz w:val="22"/>
                <w:szCs w:val="22"/>
              </w:rPr>
            </w:pPr>
            <w:r>
              <w:rPr>
                <w:sz w:val="22"/>
                <w:szCs w:val="22"/>
              </w:rPr>
              <w:t>9 experts and 11 novices</w:t>
            </w:r>
          </w:p>
        </w:tc>
        <w:tc>
          <w:tcPr>
            <w:tcW w:w="2967" w:type="dxa"/>
            <w:shd w:val="clear" w:color="auto" w:fill="auto"/>
            <w:tcMar>
              <w:left w:w="103" w:type="dxa"/>
            </w:tcMar>
          </w:tcPr>
          <w:p w14:paraId="166DE1BB" w14:textId="77777777" w:rsidR="009B6ABC" w:rsidRDefault="00852710">
            <w:pPr>
              <w:rPr>
                <w:sz w:val="22"/>
                <w:szCs w:val="22"/>
              </w:rPr>
            </w:pPr>
            <w:r>
              <w:rPr>
                <w:sz w:val="22"/>
                <w:szCs w:val="22"/>
              </w:rPr>
              <w:t>Crime scene and 14 other change blindness images</w:t>
            </w:r>
          </w:p>
        </w:tc>
        <w:tc>
          <w:tcPr>
            <w:tcW w:w="3152" w:type="dxa"/>
            <w:shd w:val="clear" w:color="auto" w:fill="auto"/>
            <w:tcMar>
              <w:left w:w="103" w:type="dxa"/>
            </w:tcMar>
          </w:tcPr>
          <w:p w14:paraId="10797597" w14:textId="77777777" w:rsidR="009B6ABC" w:rsidRDefault="00852710">
            <w:pPr>
              <w:rPr>
                <w:sz w:val="22"/>
                <w:szCs w:val="22"/>
              </w:rPr>
            </w:pPr>
            <w:r>
              <w:rPr>
                <w:sz w:val="22"/>
                <w:szCs w:val="22"/>
              </w:rPr>
              <w:t>Fixation on ROIs for crime scenes, accuracy, fixation duration</w:t>
            </w:r>
          </w:p>
        </w:tc>
      </w:tr>
    </w:tbl>
    <w:p w14:paraId="19EE7D85" w14:textId="77777777" w:rsidR="009B6ABC" w:rsidRDefault="009B6ABC">
      <w:pPr>
        <w:spacing w:after="160" w:line="259" w:lineRule="auto"/>
        <w:rPr>
          <w:sz w:val="22"/>
          <w:szCs w:val="22"/>
        </w:rPr>
      </w:pPr>
    </w:p>
    <w:p w14:paraId="30723F55" w14:textId="77777777" w:rsidR="001E31FE" w:rsidRDefault="001E31FE">
      <w:pPr>
        <w:rPr>
          <w:i/>
          <w:iCs/>
          <w:sz w:val="22"/>
          <w:szCs w:val="22"/>
        </w:rPr>
      </w:pPr>
      <w:r>
        <w:rPr>
          <w:i/>
          <w:iCs/>
          <w:sz w:val="22"/>
          <w:szCs w:val="22"/>
        </w:rPr>
        <w:br w:type="page"/>
      </w:r>
    </w:p>
    <w:p w14:paraId="6D52216B" w14:textId="511F14EA" w:rsidR="009B6ABC" w:rsidRDefault="00852710">
      <w:pPr>
        <w:spacing w:after="160" w:line="259" w:lineRule="auto"/>
        <w:rPr>
          <w:i/>
          <w:iCs/>
          <w:sz w:val="22"/>
          <w:szCs w:val="22"/>
        </w:rPr>
      </w:pPr>
      <w:r>
        <w:rPr>
          <w:i/>
          <w:iCs/>
          <w:sz w:val="22"/>
          <w:szCs w:val="22"/>
        </w:rPr>
        <w:lastRenderedPageBreak/>
        <w:t xml:space="preserve">Stimuli </w:t>
      </w:r>
    </w:p>
    <w:p w14:paraId="3C801401" w14:textId="77777777" w:rsidR="001E31FE" w:rsidRDefault="0071410F">
      <w:pPr>
        <w:pStyle w:val="NoSpacing"/>
        <w:rPr>
          <w:rFonts w:eastAsia="Times New Roman" w:cs="Times New Roman"/>
          <w:i/>
          <w:iCs/>
          <w:color w:val="auto"/>
          <w:sz w:val="22"/>
          <w:lang w:bidi="ar-SA"/>
        </w:rPr>
      </w:pPr>
      <w:r w:rsidRPr="0071410F">
        <w:rPr>
          <w:rFonts w:eastAsia="Times New Roman" w:cs="Times New Roman"/>
          <w:i/>
          <w:iCs/>
          <w:noProof/>
          <w:color w:val="auto"/>
          <w:sz w:val="22"/>
          <w:lang w:bidi="ar-SA"/>
        </w:rPr>
        <w:pict w14:anchorId="1B3CC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timuli" style="width:342.3pt;height:302.75pt;mso-width-percent:0;mso-height-percent:0;mso-width-percent:0;mso-height-percent:0">
            <v:imagedata r:id="rId13" o:title="stimuli"/>
          </v:shape>
        </w:pict>
      </w:r>
    </w:p>
    <w:p w14:paraId="336D1D1A" w14:textId="77777777" w:rsidR="001E31FE" w:rsidRDefault="001E31FE">
      <w:pPr>
        <w:pStyle w:val="NoSpacing"/>
        <w:rPr>
          <w:rFonts w:eastAsia="Times New Roman" w:cs="Times New Roman"/>
          <w:i/>
          <w:iCs/>
          <w:color w:val="auto"/>
          <w:sz w:val="22"/>
          <w:lang w:bidi="ar-SA"/>
        </w:rPr>
      </w:pPr>
    </w:p>
    <w:p w14:paraId="51FDB139" w14:textId="3137EEE6" w:rsidR="009B6ABC" w:rsidRDefault="00303643" w:rsidP="00303643">
      <w:pPr>
        <w:pStyle w:val="NoSpacing"/>
        <w:rPr>
          <w:rFonts w:eastAsia="Times New Roman"/>
          <w:sz w:val="22"/>
          <w:szCs w:val="21"/>
        </w:rPr>
      </w:pPr>
      <w:r>
        <w:rPr>
          <w:i/>
          <w:iCs/>
          <w:sz w:val="22"/>
          <w:szCs w:val="21"/>
        </w:rPr>
        <w:t>Figure 1.</w:t>
      </w:r>
      <w:r w:rsidR="00852710" w:rsidRPr="00D45DAC">
        <w:rPr>
          <w:i/>
          <w:iCs/>
          <w:sz w:val="22"/>
          <w:szCs w:val="21"/>
        </w:rPr>
        <w:t xml:space="preserve"> </w:t>
      </w:r>
      <w:r>
        <w:rPr>
          <w:sz w:val="22"/>
          <w:szCs w:val="21"/>
        </w:rPr>
        <w:t xml:space="preserve">Images of visual stimuli in experiment 1 and </w:t>
      </w:r>
      <w:r w:rsidR="00852710" w:rsidRPr="00D45DAC">
        <w:rPr>
          <w:sz w:val="22"/>
          <w:szCs w:val="21"/>
        </w:rPr>
        <w:t>2</w:t>
      </w:r>
      <w:r>
        <w:rPr>
          <w:sz w:val="22"/>
          <w:szCs w:val="21"/>
        </w:rPr>
        <w:t>.  Figure 1.1</w:t>
      </w:r>
      <w:r w:rsidR="00852710" w:rsidRPr="00D45DAC">
        <w:rPr>
          <w:sz w:val="22"/>
          <w:szCs w:val="21"/>
        </w:rPr>
        <w:t xml:space="preserve"> </w:t>
      </w:r>
      <w:r>
        <w:rPr>
          <w:sz w:val="22"/>
          <w:szCs w:val="21"/>
        </w:rPr>
        <w:t>shows</w:t>
      </w:r>
      <w:r w:rsidR="00852710" w:rsidRPr="00D45DAC">
        <w:rPr>
          <w:sz w:val="22"/>
          <w:szCs w:val="21"/>
        </w:rPr>
        <w:t xml:space="preserve"> the stimuli of experiment 2 in which photographs where shown. From left to right the same photos are shown from different angles.</w:t>
      </w:r>
      <w:r>
        <w:rPr>
          <w:i/>
          <w:iCs/>
          <w:sz w:val="22"/>
          <w:szCs w:val="21"/>
        </w:rPr>
        <w:t xml:space="preserve"> </w:t>
      </w:r>
      <w:r>
        <w:rPr>
          <w:sz w:val="22"/>
          <w:szCs w:val="21"/>
        </w:rPr>
        <w:t>Image 2 shows used</w:t>
      </w:r>
      <w:r w:rsidRPr="00D45DAC">
        <w:rPr>
          <w:sz w:val="22"/>
          <w:szCs w:val="21"/>
        </w:rPr>
        <w:t xml:space="preserve"> Stimuli in the change blindness experiment. Red circles indicate the objects or area that where modified during the change.</w:t>
      </w:r>
      <w:r>
        <w:rPr>
          <w:sz w:val="22"/>
          <w:szCs w:val="21"/>
        </w:rPr>
        <w:t xml:space="preserve"> </w:t>
      </w:r>
      <w:r w:rsidR="00852710" w:rsidRPr="00D45DAC">
        <w:rPr>
          <w:sz w:val="22"/>
          <w:szCs w:val="21"/>
        </w:rPr>
        <w:t xml:space="preserve">Adopted from M. </w:t>
      </w:r>
      <w:r w:rsidR="00852710" w:rsidRPr="00D45DAC">
        <w:rPr>
          <w:rFonts w:eastAsia="Times New Roman"/>
          <w:sz w:val="22"/>
          <w:szCs w:val="21"/>
          <w:highlight w:val="white"/>
        </w:rPr>
        <w:t>Ozger, (2016),</w:t>
      </w:r>
      <w:r w:rsidR="00852710" w:rsidRPr="00D45DAC">
        <w:rPr>
          <w:rFonts w:eastAsia="Times New Roman"/>
          <w:i/>
          <w:iCs/>
          <w:sz w:val="22"/>
          <w:szCs w:val="21"/>
          <w:highlight w:val="white"/>
        </w:rPr>
        <w:t xml:space="preserve"> Paying attention to the evidence: a comparison of perception and decision making processes in novice and experienced scene of crime officers using eye tracking in simulated crime scene scenarios</w:t>
      </w:r>
      <w:r w:rsidR="00995C03" w:rsidRPr="00D45DAC">
        <w:rPr>
          <w:rFonts w:eastAsia="Times New Roman"/>
          <w:sz w:val="22"/>
          <w:szCs w:val="21"/>
          <w:highlight w:val="white"/>
        </w:rPr>
        <w:t>, PhD</w:t>
      </w:r>
      <w:r w:rsidR="00852710" w:rsidRPr="00D45DAC">
        <w:rPr>
          <w:rFonts w:eastAsia="Times New Roman"/>
          <w:sz w:val="22"/>
          <w:szCs w:val="21"/>
          <w:highlight w:val="white"/>
        </w:rPr>
        <w:t xml:space="preserve"> thesis, University of Lincoln. </w:t>
      </w:r>
    </w:p>
    <w:p w14:paraId="49D4A9F2" w14:textId="77777777" w:rsidR="00303643" w:rsidRPr="00303643" w:rsidRDefault="00303643" w:rsidP="00303643">
      <w:pPr>
        <w:pStyle w:val="NoSpacing"/>
        <w:rPr>
          <w:i/>
          <w:iCs/>
          <w:sz w:val="22"/>
          <w:szCs w:val="21"/>
        </w:rPr>
      </w:pPr>
    </w:p>
    <w:p w14:paraId="610837A3" w14:textId="77777777" w:rsidR="00303643" w:rsidRDefault="00303643">
      <w:pPr>
        <w:rPr>
          <w:i/>
          <w:iCs/>
          <w:sz w:val="22"/>
          <w:szCs w:val="22"/>
        </w:rPr>
      </w:pPr>
      <w:r>
        <w:rPr>
          <w:i/>
          <w:iCs/>
          <w:sz w:val="22"/>
          <w:szCs w:val="22"/>
        </w:rPr>
        <w:br w:type="page"/>
      </w:r>
    </w:p>
    <w:p w14:paraId="79210972" w14:textId="61D7C3E0" w:rsidR="00B3092D" w:rsidRPr="00B3092D" w:rsidRDefault="00B3092D" w:rsidP="00B3092D">
      <w:pPr>
        <w:rPr>
          <w:i/>
          <w:iCs/>
          <w:sz w:val="22"/>
          <w:szCs w:val="22"/>
        </w:rPr>
      </w:pPr>
      <w:r w:rsidRPr="00B3092D">
        <w:rPr>
          <w:i/>
          <w:iCs/>
          <w:sz w:val="22"/>
          <w:szCs w:val="22"/>
        </w:rPr>
        <w:lastRenderedPageBreak/>
        <w:t>Global versus local approach</w:t>
      </w:r>
    </w:p>
    <w:p w14:paraId="43DC6A2A" w14:textId="5FA286FA" w:rsidR="00C74937" w:rsidRDefault="00C74937" w:rsidP="00C74937">
      <w:pPr>
        <w:ind w:firstLine="720"/>
        <w:rPr>
          <w:sz w:val="22"/>
          <w:szCs w:val="22"/>
        </w:rPr>
      </w:pPr>
      <w:r>
        <w:rPr>
          <w:sz w:val="22"/>
          <w:szCs w:val="22"/>
        </w:rPr>
        <w:t xml:space="preserve">As Coutrot </w:t>
      </w:r>
      <w:r w:rsidRPr="009600DC">
        <w:rPr>
          <w:color w:val="FF0000"/>
          <w:sz w:val="22"/>
          <w:szCs w:val="22"/>
        </w:rPr>
        <w:t>(2017)</w:t>
      </w:r>
      <w:r>
        <w:rPr>
          <w:sz w:val="22"/>
          <w:szCs w:val="22"/>
        </w:rPr>
        <w:t xml:space="preserve"> mentioned, eye movements are dynamic and subject to “idiosyncratic” influences. In addition, we’ve established that saliency strengthens bottom-up effects (Gegenfurtner et al., 2011). Images with salient features are known to attract attention as opposed to images with no salient features. Within crime scene investigation the saliency of a scenery can be objects such as knives or for an example a puddle of blood. Eye coordinates and fixation durations are therefore image dependent.</w:t>
      </w:r>
    </w:p>
    <w:p w14:paraId="79E1B2A2" w14:textId="77777777" w:rsidR="00C74937" w:rsidRDefault="00C74937" w:rsidP="00C74937">
      <w:pPr>
        <w:ind w:firstLine="720"/>
        <w:rPr>
          <w:sz w:val="22"/>
          <w:szCs w:val="22"/>
        </w:rPr>
      </w:pPr>
    </w:p>
    <w:p w14:paraId="628EE7D6" w14:textId="676E40ED" w:rsidR="00C74937" w:rsidRDefault="00C74937" w:rsidP="00C74937">
      <w:pPr>
        <w:ind w:firstLine="720"/>
        <w:rPr>
          <w:sz w:val="22"/>
          <w:szCs w:val="22"/>
        </w:rPr>
      </w:pPr>
      <w:r>
        <w:rPr>
          <w:sz w:val="22"/>
          <w:szCs w:val="22"/>
        </w:rPr>
        <w:t>Based on that knowledge, a twofold approach, globally and locally is designed. Figure 5 illustrates how the analysis was conducted. Models were fit both on aggregated data and the relevant and redundant fixation duration and number of fixations per images (locally).</w:t>
      </w:r>
    </w:p>
    <w:p w14:paraId="0BBDAAE7" w14:textId="41A7CEB4" w:rsidR="00B3092D" w:rsidRDefault="00B3092D" w:rsidP="00C74937">
      <w:pPr>
        <w:ind w:firstLine="720"/>
        <w:rPr>
          <w:sz w:val="22"/>
          <w:szCs w:val="22"/>
        </w:rPr>
      </w:pPr>
    </w:p>
    <w:p w14:paraId="5DB1B6B7" w14:textId="640DA389" w:rsidR="00B3092D" w:rsidRDefault="00B3092D" w:rsidP="00B3092D">
      <w:pPr>
        <w:pStyle w:val="ListParagraph"/>
        <w:numPr>
          <w:ilvl w:val="0"/>
          <w:numId w:val="9"/>
        </w:numPr>
        <w:rPr>
          <w:i/>
          <w:iCs/>
        </w:rPr>
      </w:pPr>
      <w:r w:rsidRPr="00B3092D">
        <w:rPr>
          <w:i/>
          <w:iCs/>
          <w:highlight w:val="yellow"/>
        </w:rPr>
        <w:t>Is it the case that participants only differed per image??</w:t>
      </w:r>
    </w:p>
    <w:p w14:paraId="24EA172C" w14:textId="3A4F87EC" w:rsidR="00B3092D" w:rsidRDefault="00B3092D" w:rsidP="00B3092D">
      <w:pPr>
        <w:pStyle w:val="ListParagraph"/>
        <w:numPr>
          <w:ilvl w:val="0"/>
          <w:numId w:val="9"/>
        </w:numPr>
        <w:rPr>
          <w:i/>
          <w:iCs/>
        </w:rPr>
      </w:pPr>
      <w:r>
        <w:rPr>
          <w:i/>
          <w:iCs/>
        </w:rPr>
        <w:t>Add explorative nature of this study and on a global level aggregated measures and on a local level per fixation</w:t>
      </w:r>
    </w:p>
    <w:p w14:paraId="181E291A" w14:textId="7A47BA40" w:rsidR="00B3092D" w:rsidRPr="0054676D" w:rsidRDefault="00B3092D" w:rsidP="0054676D">
      <w:pPr>
        <w:rPr>
          <w:i/>
          <w:iCs/>
        </w:rPr>
      </w:pPr>
      <w:r>
        <w:rPr>
          <w:noProof/>
        </w:rPr>
        <w:drawing>
          <wp:anchor distT="0" distB="0" distL="114300" distR="114300" simplePos="0" relativeHeight="251699200" behindDoc="1" locked="0" layoutInCell="1" allowOverlap="1" wp14:anchorId="13E80A31" wp14:editId="533267BD">
            <wp:simplePos x="0" y="0"/>
            <wp:positionH relativeFrom="margin">
              <wp:posOffset>1135149</wp:posOffset>
            </wp:positionH>
            <wp:positionV relativeFrom="paragraph">
              <wp:posOffset>4156</wp:posOffset>
            </wp:positionV>
            <wp:extent cx="3442335" cy="1882140"/>
            <wp:effectExtent l="0" t="0" r="5715" b="3810"/>
            <wp:wrapTight wrapText="bothSides">
              <wp:wrapPolygon edited="0">
                <wp:start x="0" y="0"/>
                <wp:lineTo x="0" y="21425"/>
                <wp:lineTo x="21516" y="21425"/>
                <wp:lineTo x="21516" y="0"/>
                <wp:lineTo x="0" y="0"/>
              </wp:wrapPolygon>
            </wp:wrapTight>
            <wp:docPr id="13" name="Picture 13" descr="global_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obal_loc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2335" cy="1882140"/>
                    </a:xfrm>
                    <a:prstGeom prst="rect">
                      <a:avLst/>
                    </a:prstGeom>
                    <a:noFill/>
                  </pic:spPr>
                </pic:pic>
              </a:graphicData>
            </a:graphic>
            <wp14:sizeRelH relativeFrom="page">
              <wp14:pctWidth>0</wp14:pctWidth>
            </wp14:sizeRelH>
            <wp14:sizeRelV relativeFrom="page">
              <wp14:pctHeight>0</wp14:pctHeight>
            </wp14:sizeRelV>
          </wp:anchor>
        </w:drawing>
      </w:r>
    </w:p>
    <w:p w14:paraId="293BB1A7" w14:textId="53ED23D6" w:rsidR="00C74937" w:rsidRDefault="00C74937" w:rsidP="00C74937">
      <w:pPr>
        <w:rPr>
          <w:sz w:val="22"/>
          <w:szCs w:val="22"/>
        </w:rPr>
      </w:pPr>
    </w:p>
    <w:p w14:paraId="58A219E3" w14:textId="6AA761DD" w:rsidR="00C74937" w:rsidRDefault="00C74937" w:rsidP="00C74937">
      <w:pPr>
        <w:rPr>
          <w:sz w:val="22"/>
          <w:szCs w:val="22"/>
        </w:rPr>
      </w:pPr>
    </w:p>
    <w:p w14:paraId="5DC7ECA2" w14:textId="77777777" w:rsidR="00C74937" w:rsidRPr="00E739B2" w:rsidRDefault="00C74937" w:rsidP="00C74937">
      <w:pPr>
        <w:rPr>
          <w:bCs/>
        </w:rPr>
      </w:pPr>
    </w:p>
    <w:p w14:paraId="59CDF484" w14:textId="77777777" w:rsidR="00C74937" w:rsidRPr="00E739B2" w:rsidRDefault="00C74937" w:rsidP="00C74937">
      <w:pPr>
        <w:rPr>
          <w:bCs/>
        </w:rPr>
      </w:pPr>
    </w:p>
    <w:p w14:paraId="4D2A5AD9" w14:textId="77777777" w:rsidR="00C74937" w:rsidRDefault="00C74937" w:rsidP="00C74937">
      <w:pPr>
        <w:rPr>
          <w:b/>
          <w:sz w:val="22"/>
          <w:szCs w:val="22"/>
        </w:rPr>
      </w:pPr>
    </w:p>
    <w:p w14:paraId="6CEC0A13" w14:textId="77777777" w:rsidR="00C74937" w:rsidRDefault="00C74937" w:rsidP="00C74937">
      <w:pPr>
        <w:rPr>
          <w:b/>
          <w:sz w:val="22"/>
          <w:szCs w:val="22"/>
        </w:rPr>
      </w:pPr>
    </w:p>
    <w:p w14:paraId="364B738A" w14:textId="77777777" w:rsidR="00C74937" w:rsidRDefault="00C74937" w:rsidP="00C74937">
      <w:pPr>
        <w:rPr>
          <w:b/>
          <w:sz w:val="22"/>
          <w:szCs w:val="22"/>
        </w:rPr>
      </w:pPr>
    </w:p>
    <w:p w14:paraId="079C39B2" w14:textId="77777777" w:rsidR="00C74937" w:rsidRDefault="00C74937" w:rsidP="00C74937">
      <w:pPr>
        <w:rPr>
          <w:b/>
          <w:sz w:val="22"/>
          <w:szCs w:val="22"/>
        </w:rPr>
      </w:pPr>
    </w:p>
    <w:p w14:paraId="0F5E1CDC" w14:textId="77777777" w:rsidR="00C74937" w:rsidRDefault="00C74937" w:rsidP="00C74937">
      <w:pPr>
        <w:rPr>
          <w:b/>
          <w:sz w:val="22"/>
          <w:szCs w:val="22"/>
        </w:rPr>
      </w:pPr>
    </w:p>
    <w:p w14:paraId="2885EA6E" w14:textId="77777777" w:rsidR="00C74937" w:rsidRDefault="00C74937" w:rsidP="00C74937">
      <w:pPr>
        <w:rPr>
          <w:b/>
          <w:sz w:val="22"/>
          <w:szCs w:val="22"/>
        </w:rPr>
      </w:pPr>
    </w:p>
    <w:p w14:paraId="347F54E1" w14:textId="0EDE8D80" w:rsidR="00C74937" w:rsidRDefault="00C74937" w:rsidP="00C74937">
      <w:pPr>
        <w:rPr>
          <w:b/>
          <w:sz w:val="22"/>
          <w:szCs w:val="22"/>
        </w:rPr>
      </w:pPr>
    </w:p>
    <w:p w14:paraId="794DB232" w14:textId="77777777" w:rsidR="00B3092D" w:rsidRDefault="00B3092D" w:rsidP="00B3092D">
      <w:pPr>
        <w:rPr>
          <w:i/>
          <w:iCs/>
          <w:sz w:val="18"/>
          <w:szCs w:val="18"/>
        </w:rPr>
      </w:pPr>
    </w:p>
    <w:p w14:paraId="19E65268" w14:textId="3F066618" w:rsidR="00B3092D" w:rsidRDefault="00C74937" w:rsidP="0054676D">
      <w:pPr>
        <w:ind w:left="720"/>
        <w:rPr>
          <w:b/>
          <w:sz w:val="22"/>
          <w:szCs w:val="22"/>
        </w:rPr>
      </w:pPr>
      <w:r w:rsidRPr="00B3092D">
        <w:rPr>
          <w:i/>
          <w:iCs/>
          <w:sz w:val="18"/>
          <w:szCs w:val="18"/>
        </w:rPr>
        <w:t xml:space="preserve">Figure 5. </w:t>
      </w:r>
      <w:r w:rsidRPr="00B3092D">
        <w:rPr>
          <w:sz w:val="18"/>
          <w:szCs w:val="18"/>
        </w:rPr>
        <w:t>Global versus Local. Both the crime scene inspection dataset (CSI-data) and the change blindness dataset were evaluated on a global (aggregated) – level and on Image-level.</w:t>
      </w:r>
      <w:r w:rsidR="0054676D">
        <w:rPr>
          <w:b/>
          <w:sz w:val="22"/>
          <w:szCs w:val="22"/>
        </w:rPr>
        <w:t xml:space="preserve"> </w:t>
      </w:r>
    </w:p>
    <w:p w14:paraId="738784AD" w14:textId="77777777" w:rsidR="0054676D" w:rsidRDefault="0054676D" w:rsidP="0054676D">
      <w:pPr>
        <w:ind w:left="720"/>
        <w:rPr>
          <w:b/>
          <w:sz w:val="22"/>
          <w:szCs w:val="22"/>
        </w:rPr>
      </w:pPr>
    </w:p>
    <w:p w14:paraId="309C6272" w14:textId="7CE89E21" w:rsidR="00C74937" w:rsidRPr="00B3092D" w:rsidRDefault="00B3092D" w:rsidP="00B3092D">
      <w:pPr>
        <w:ind w:firstLine="720"/>
        <w:rPr>
          <w:bCs/>
          <w:sz w:val="22"/>
          <w:szCs w:val="22"/>
        </w:rPr>
      </w:pPr>
      <w:r>
        <w:rPr>
          <w:bCs/>
          <w:sz w:val="22"/>
          <w:szCs w:val="22"/>
        </w:rPr>
        <w:t>In conjunction with the division in Local and Global approach. The experimental procedure followed in this study is based</w:t>
      </w:r>
      <w:r>
        <w:t xml:space="preserve"> </w:t>
      </w:r>
      <w:r w:rsidR="00C74937" w:rsidRPr="00B33249">
        <w:t xml:space="preserve">on Sebastian Raschka’s </w:t>
      </w:r>
      <w:r w:rsidR="007A7662">
        <w:t>(2015</w:t>
      </w:r>
      <w:r w:rsidR="007A7662">
        <w:t xml:space="preserve">) </w:t>
      </w:r>
      <w:r w:rsidR="00C74937" w:rsidRPr="00B33249">
        <w:t>supervised learning workflow</w:t>
      </w:r>
      <w:r w:rsidR="00C74937">
        <w:t xml:space="preserve"> with several modifications</w:t>
      </w:r>
      <w:r w:rsidR="00C74937" w:rsidRPr="00B33249">
        <w:t xml:space="preserve"> </w:t>
      </w:r>
      <w:r w:rsidR="00C74937">
        <w:t xml:space="preserve">and the emphasis on feature selection and evaluation Figure 6 illustrates this approach. This procedure was followed for both </w:t>
      </w:r>
      <w:r>
        <w:t>the CSI and Change blindness datasets.</w:t>
      </w:r>
    </w:p>
    <w:p w14:paraId="0FD8B7EF" w14:textId="4C850B2B" w:rsidR="00C74937" w:rsidRDefault="00B3092D" w:rsidP="00C74937">
      <w:r>
        <w:rPr>
          <w:noProof/>
          <w:lang w:bidi="he-IL"/>
        </w:rPr>
        <w:drawing>
          <wp:anchor distT="0" distB="0" distL="114300" distR="114300" simplePos="0" relativeHeight="251697152" behindDoc="1" locked="0" layoutInCell="1" allowOverlap="1" wp14:anchorId="4A76B4D7" wp14:editId="2AA32338">
            <wp:simplePos x="0" y="0"/>
            <wp:positionH relativeFrom="margin">
              <wp:posOffset>-123190</wp:posOffset>
            </wp:positionH>
            <wp:positionV relativeFrom="paragraph">
              <wp:posOffset>208915</wp:posOffset>
            </wp:positionV>
            <wp:extent cx="6650990" cy="2188845"/>
            <wp:effectExtent l="0" t="0" r="3810" b="0"/>
            <wp:wrapTight wrapText="bothSides">
              <wp:wrapPolygon edited="0">
                <wp:start x="0" y="0"/>
                <wp:lineTo x="0" y="21431"/>
                <wp:lineTo x="21571" y="21431"/>
                <wp:lineTo x="2157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1-28 at 9.33.4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0990" cy="2188845"/>
                    </a:xfrm>
                    <a:prstGeom prst="rect">
                      <a:avLst/>
                    </a:prstGeom>
                  </pic:spPr>
                </pic:pic>
              </a:graphicData>
            </a:graphic>
            <wp14:sizeRelH relativeFrom="page">
              <wp14:pctWidth>0</wp14:pctWidth>
            </wp14:sizeRelH>
            <wp14:sizeRelV relativeFrom="page">
              <wp14:pctHeight>0</wp14:pctHeight>
            </wp14:sizeRelV>
          </wp:anchor>
        </w:drawing>
      </w:r>
    </w:p>
    <w:p w14:paraId="6C23F23E" w14:textId="77777777" w:rsidR="00C74937" w:rsidRDefault="00C74937" w:rsidP="00C74937"/>
    <w:p w14:paraId="0814F557" w14:textId="4D9BECEC" w:rsidR="00C74937" w:rsidRPr="00205871" w:rsidRDefault="00C74937" w:rsidP="00C74937">
      <w:pPr>
        <w:rPr>
          <w:i/>
          <w:iCs/>
          <w:sz w:val="18"/>
          <w:szCs w:val="18"/>
        </w:rPr>
      </w:pPr>
      <w:r>
        <w:rPr>
          <w:i/>
          <w:iCs/>
          <w:sz w:val="18"/>
          <w:szCs w:val="18"/>
        </w:rPr>
        <w:t>Figure 6</w:t>
      </w:r>
    </w:p>
    <w:p w14:paraId="5FAAD5DF" w14:textId="20B8DDBE" w:rsidR="00C74937" w:rsidRDefault="00C74937" w:rsidP="00087C4B">
      <w:pPr>
        <w:rPr>
          <w:i/>
          <w:iCs/>
          <w:sz w:val="18"/>
          <w:szCs w:val="18"/>
        </w:rPr>
      </w:pPr>
      <w:r w:rsidRPr="00205871">
        <w:rPr>
          <w:i/>
          <w:iCs/>
          <w:sz w:val="18"/>
          <w:szCs w:val="18"/>
        </w:rPr>
        <w:t>Sebastian Raschka proposed a</w:t>
      </w:r>
      <w:r>
        <w:rPr>
          <w:i/>
          <w:iCs/>
          <w:sz w:val="18"/>
          <w:szCs w:val="18"/>
        </w:rPr>
        <w:t xml:space="preserve"> 4</w:t>
      </w:r>
      <w:r w:rsidRPr="00205871">
        <w:rPr>
          <w:i/>
          <w:iCs/>
          <w:sz w:val="18"/>
          <w:szCs w:val="18"/>
        </w:rPr>
        <w:t xml:space="preserve"> steps procedure for s</w:t>
      </w:r>
      <w:r>
        <w:rPr>
          <w:i/>
          <w:iCs/>
          <w:sz w:val="18"/>
          <w:szCs w:val="18"/>
        </w:rPr>
        <w:t>upervised learning. From left to right Preprocessing, Learning, evaluation and prediction.</w:t>
      </w:r>
      <w:r w:rsidRPr="00205871">
        <w:rPr>
          <w:i/>
          <w:iCs/>
          <w:sz w:val="18"/>
          <w:szCs w:val="18"/>
        </w:rPr>
        <w:t xml:space="preserve"> In our procedure we sequentially preprocess our data, select, evaluate and scale our features, reduce dimensionality and classify with the best model.</w:t>
      </w:r>
      <w:r>
        <w:rPr>
          <w:i/>
          <w:iCs/>
          <w:sz w:val="18"/>
          <w:szCs w:val="18"/>
        </w:rPr>
        <w:t xml:space="preserve"> Adopted from Sebastian Raschka,, Python Machine learning, (2015) </w:t>
      </w:r>
    </w:p>
    <w:p w14:paraId="6F1F969D" w14:textId="3157D198" w:rsidR="00087C4B" w:rsidRDefault="00087C4B" w:rsidP="00087C4B">
      <w:pPr>
        <w:rPr>
          <w:i/>
          <w:iCs/>
          <w:sz w:val="18"/>
          <w:szCs w:val="18"/>
        </w:rPr>
      </w:pPr>
    </w:p>
    <w:p w14:paraId="11107CE7" w14:textId="77777777" w:rsidR="00087C4B" w:rsidRPr="00087C4B" w:rsidRDefault="00087C4B" w:rsidP="00087C4B">
      <w:pPr>
        <w:rPr>
          <w:i/>
          <w:iCs/>
          <w:sz w:val="18"/>
          <w:szCs w:val="18"/>
        </w:rPr>
      </w:pPr>
    </w:p>
    <w:p w14:paraId="6C14389A" w14:textId="77777777" w:rsidR="006130C1" w:rsidRPr="00CB74C6" w:rsidRDefault="006130C1" w:rsidP="006130C1">
      <w:pPr>
        <w:rPr>
          <w:i/>
          <w:iCs/>
          <w:sz w:val="22"/>
          <w:szCs w:val="22"/>
        </w:rPr>
      </w:pPr>
      <w:r w:rsidRPr="006130C1">
        <w:rPr>
          <w:i/>
          <w:iCs/>
          <w:sz w:val="22"/>
          <w:szCs w:val="22"/>
        </w:rPr>
        <w:t>Algorithms and methods</w:t>
      </w:r>
    </w:p>
    <w:p w14:paraId="5ECC6840" w14:textId="77777777" w:rsidR="006130C1" w:rsidRDefault="006130C1" w:rsidP="006130C1">
      <w:pPr>
        <w:ind w:firstLine="720"/>
        <w:rPr>
          <w:sz w:val="22"/>
          <w:szCs w:val="22"/>
        </w:rPr>
      </w:pPr>
      <w:r>
        <w:rPr>
          <w:sz w:val="22"/>
          <w:szCs w:val="22"/>
        </w:rPr>
        <w:t>The goal of Classification and Regression Trees (CART) is to partition data into disjoints sets (Breiman, 2001). Decision trees learn by inducing rules from observations in order to achieve this (Quinlan, 1985). In the classification setting, each observation has features that takes on a set of discrete or continues values (Quinlan, 1985). A decision tree splits the data based on question with regards to these features in order to partition the data into classes. Table 1 illustrates an example dataset. The features and their values propose an inference rule to classify observations. Essentially these rules can be expressed as a decision tree as in figure 3 or as If-then statements (Kuhn &amp; Johnson, 2016)</w:t>
      </w:r>
    </w:p>
    <w:p w14:paraId="62C84646" w14:textId="77777777" w:rsidR="006130C1" w:rsidRDefault="006130C1" w:rsidP="006130C1">
      <w:pPr>
        <w:rPr>
          <w:sz w:val="22"/>
          <w:szCs w:val="22"/>
        </w:rPr>
      </w:pPr>
    </w:p>
    <w:p w14:paraId="177DE91F" w14:textId="77777777" w:rsidR="007A7662" w:rsidRDefault="007A7662" w:rsidP="007A7662">
      <w:pPr>
        <w:rPr>
          <w:i/>
          <w:iCs/>
          <w:sz w:val="18"/>
          <w:szCs w:val="18"/>
        </w:rPr>
      </w:pPr>
      <w:r w:rsidRPr="007A7662">
        <w:rPr>
          <w:sz w:val="18"/>
          <w:szCs w:val="18"/>
        </w:rPr>
        <w:t>Table 4.</w:t>
      </w:r>
      <w:r>
        <w:rPr>
          <w:i/>
          <w:iCs/>
          <w:sz w:val="18"/>
          <w:szCs w:val="18"/>
        </w:rPr>
        <w:t xml:space="preserve"> </w:t>
      </w:r>
    </w:p>
    <w:p w14:paraId="666F7521" w14:textId="5464FF3C" w:rsidR="007A7662" w:rsidRPr="007A7662" w:rsidRDefault="007A7662" w:rsidP="007A7662">
      <w:pPr>
        <w:rPr>
          <w:i/>
          <w:iCs/>
          <w:sz w:val="18"/>
          <w:szCs w:val="18"/>
        </w:rPr>
      </w:pPr>
      <w:commentRangeStart w:id="37"/>
      <w:r w:rsidRPr="007A7662">
        <w:rPr>
          <w:i/>
          <w:iCs/>
          <w:sz w:val="18"/>
          <w:szCs w:val="18"/>
        </w:rPr>
        <w:t xml:space="preserve">Example dataset with observation, features and classes. If it rains outside and the temperature is hot and it is Windy and it rains outside. We can see that observation plays outside. Adopted from </w:t>
      </w:r>
      <w:r w:rsidRPr="007A7662">
        <w:rPr>
          <w:i/>
          <w:iCs/>
          <w:sz w:val="20"/>
          <w:szCs w:val="20"/>
        </w:rPr>
        <w:t>Induction of Decision Trees, by R. Quinlan, 1986</w:t>
      </w:r>
      <w:r w:rsidRPr="007A7662">
        <w:rPr>
          <w:i/>
          <w:iCs/>
          <w:sz w:val="18"/>
          <w:szCs w:val="18"/>
        </w:rPr>
        <w:t xml:space="preserve">, </w:t>
      </w:r>
      <w:r w:rsidRPr="007A7662">
        <w:rPr>
          <w:i/>
          <w:iCs/>
          <w:sz w:val="20"/>
          <w:szCs w:val="20"/>
        </w:rPr>
        <w:t>Machine Learning. 1. P. 87.</w:t>
      </w:r>
      <w:commentRangeEnd w:id="37"/>
      <w:r>
        <w:rPr>
          <w:rStyle w:val="CommentReference"/>
          <w:rFonts w:ascii="Calibri" w:eastAsia="Calibri" w:hAnsi="Calibri" w:cs="Calibri"/>
          <w:lang w:bidi="he-IL"/>
        </w:rPr>
        <w:commentReference w:id="37"/>
      </w:r>
    </w:p>
    <w:tbl>
      <w:tblPr>
        <w:tblStyle w:val="Calendar3"/>
        <w:tblW w:w="0" w:type="auto"/>
        <w:jc w:val="center"/>
        <w:tblLook w:val="04A0" w:firstRow="1" w:lastRow="0" w:firstColumn="1" w:lastColumn="0" w:noHBand="0" w:noVBand="1"/>
      </w:tblPr>
      <w:tblGrid>
        <w:gridCol w:w="1378"/>
        <w:gridCol w:w="1083"/>
        <w:gridCol w:w="1409"/>
        <w:gridCol w:w="1060"/>
        <w:gridCol w:w="1601"/>
        <w:gridCol w:w="1689"/>
      </w:tblGrid>
      <w:tr w:rsidR="006130C1" w14:paraId="39B73C6B" w14:textId="77777777" w:rsidTr="00AB17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8" w:type="dxa"/>
            <w:tcBorders>
              <w:bottom w:val="single" w:sz="4" w:space="0" w:color="000000"/>
            </w:tcBorders>
          </w:tcPr>
          <w:p w14:paraId="383CE244" w14:textId="77777777" w:rsidR="006130C1" w:rsidRPr="00087C4B" w:rsidRDefault="006130C1" w:rsidP="006130C1">
            <w:pPr>
              <w:jc w:val="center"/>
              <w:rPr>
                <w:b/>
                <w:bCs/>
                <w:color w:val="auto"/>
                <w:sz w:val="20"/>
                <w:szCs w:val="20"/>
              </w:rPr>
            </w:pPr>
            <w:r w:rsidRPr="00087C4B">
              <w:rPr>
                <w:b/>
                <w:bCs/>
                <w:color w:val="auto"/>
                <w:sz w:val="20"/>
                <w:szCs w:val="20"/>
              </w:rPr>
              <w:t>Observation</w:t>
            </w:r>
          </w:p>
        </w:tc>
        <w:tc>
          <w:tcPr>
            <w:tcW w:w="5153" w:type="dxa"/>
            <w:gridSpan w:val="4"/>
            <w:tcBorders>
              <w:bottom w:val="single" w:sz="4" w:space="0" w:color="000000"/>
            </w:tcBorders>
          </w:tcPr>
          <w:p w14:paraId="12C127B1" w14:textId="77777777" w:rsidR="006130C1" w:rsidRPr="00087C4B" w:rsidRDefault="006130C1" w:rsidP="006130C1">
            <w:pPr>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087C4B">
              <w:rPr>
                <w:b/>
                <w:bCs/>
                <w:color w:val="auto"/>
                <w:sz w:val="20"/>
                <w:szCs w:val="20"/>
              </w:rPr>
              <w:t>Features</w:t>
            </w:r>
          </w:p>
        </w:tc>
        <w:tc>
          <w:tcPr>
            <w:tcW w:w="1689" w:type="dxa"/>
            <w:tcBorders>
              <w:bottom w:val="single" w:sz="4" w:space="0" w:color="000000"/>
            </w:tcBorders>
          </w:tcPr>
          <w:p w14:paraId="171C74BD" w14:textId="77777777" w:rsidR="006130C1" w:rsidRPr="00087C4B" w:rsidRDefault="006130C1" w:rsidP="006130C1">
            <w:pPr>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087C4B">
              <w:rPr>
                <w:b/>
                <w:bCs/>
                <w:color w:val="auto"/>
                <w:sz w:val="20"/>
                <w:szCs w:val="20"/>
              </w:rPr>
              <w:t>Class</w:t>
            </w:r>
          </w:p>
        </w:tc>
      </w:tr>
      <w:tr w:rsidR="006130C1" w14:paraId="53684083" w14:textId="77777777" w:rsidTr="00CA0317">
        <w:trPr>
          <w:jc w:val="center"/>
        </w:trPr>
        <w:tc>
          <w:tcPr>
            <w:cnfStyle w:val="001000000000" w:firstRow="0" w:lastRow="0" w:firstColumn="1" w:lastColumn="0" w:oddVBand="0" w:evenVBand="0" w:oddHBand="0" w:evenHBand="0" w:firstRowFirstColumn="0" w:firstRowLastColumn="0" w:lastRowFirstColumn="0" w:lastRowLastColumn="0"/>
            <w:tcW w:w="1378" w:type="dxa"/>
            <w:tcBorders>
              <w:top w:val="single" w:sz="4" w:space="0" w:color="000000"/>
              <w:bottom w:val="single" w:sz="24" w:space="0" w:color="auto"/>
            </w:tcBorders>
          </w:tcPr>
          <w:p w14:paraId="4595B2D5" w14:textId="77777777" w:rsidR="006130C1" w:rsidRPr="00087C4B" w:rsidRDefault="006130C1" w:rsidP="006130C1">
            <w:pPr>
              <w:jc w:val="center"/>
              <w:rPr>
                <w:sz w:val="20"/>
                <w:szCs w:val="20"/>
              </w:rPr>
            </w:pPr>
          </w:p>
        </w:tc>
        <w:tc>
          <w:tcPr>
            <w:tcW w:w="1083" w:type="dxa"/>
            <w:tcBorders>
              <w:top w:val="single" w:sz="4" w:space="0" w:color="000000"/>
              <w:bottom w:val="single" w:sz="24" w:space="0" w:color="auto"/>
            </w:tcBorders>
          </w:tcPr>
          <w:p w14:paraId="1AFA66AE" w14:textId="16544CDD"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Windy</w:t>
            </w:r>
          </w:p>
        </w:tc>
        <w:tc>
          <w:tcPr>
            <w:tcW w:w="1409" w:type="dxa"/>
            <w:tcBorders>
              <w:top w:val="single" w:sz="4" w:space="0" w:color="000000"/>
              <w:bottom w:val="single" w:sz="24" w:space="0" w:color="auto"/>
            </w:tcBorders>
          </w:tcPr>
          <w:p w14:paraId="1341D7C3" w14:textId="38CB6FBA"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Temperature</w:t>
            </w:r>
          </w:p>
        </w:tc>
        <w:tc>
          <w:tcPr>
            <w:tcW w:w="1060" w:type="dxa"/>
            <w:tcBorders>
              <w:top w:val="single" w:sz="4" w:space="0" w:color="000000"/>
              <w:bottom w:val="single" w:sz="24" w:space="0" w:color="auto"/>
            </w:tcBorders>
          </w:tcPr>
          <w:p w14:paraId="5FFF104E" w14:textId="3B157541"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Humidity</w:t>
            </w:r>
          </w:p>
        </w:tc>
        <w:tc>
          <w:tcPr>
            <w:tcW w:w="1601" w:type="dxa"/>
            <w:tcBorders>
              <w:top w:val="single" w:sz="4" w:space="0" w:color="000000"/>
              <w:bottom w:val="single" w:sz="24" w:space="0" w:color="auto"/>
            </w:tcBorders>
          </w:tcPr>
          <w:p w14:paraId="57217094"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Rain</w:t>
            </w:r>
          </w:p>
        </w:tc>
        <w:tc>
          <w:tcPr>
            <w:tcW w:w="1689" w:type="dxa"/>
            <w:tcBorders>
              <w:top w:val="single" w:sz="4" w:space="0" w:color="000000"/>
              <w:bottom w:val="single" w:sz="24" w:space="0" w:color="auto"/>
            </w:tcBorders>
          </w:tcPr>
          <w:p w14:paraId="38E8BB5A"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130C1" w14:paraId="72A536FF" w14:textId="77777777" w:rsidTr="00CA0317">
        <w:trPr>
          <w:jc w:val="center"/>
        </w:trPr>
        <w:tc>
          <w:tcPr>
            <w:cnfStyle w:val="001000000000" w:firstRow="0" w:lastRow="0" w:firstColumn="1" w:lastColumn="0" w:oddVBand="0" w:evenVBand="0" w:oddHBand="0" w:evenHBand="0" w:firstRowFirstColumn="0" w:firstRowLastColumn="0" w:lastRowFirstColumn="0" w:lastRowLastColumn="0"/>
            <w:tcW w:w="1378" w:type="dxa"/>
            <w:tcBorders>
              <w:top w:val="single" w:sz="24" w:space="0" w:color="auto"/>
            </w:tcBorders>
          </w:tcPr>
          <w:p w14:paraId="617FD31B" w14:textId="77777777" w:rsidR="006130C1" w:rsidRPr="00087C4B" w:rsidRDefault="006130C1" w:rsidP="006130C1">
            <w:pPr>
              <w:jc w:val="center"/>
              <w:rPr>
                <w:b/>
                <w:bCs/>
                <w:color w:val="auto"/>
                <w:sz w:val="20"/>
                <w:szCs w:val="20"/>
              </w:rPr>
            </w:pPr>
            <w:r w:rsidRPr="00087C4B">
              <w:rPr>
                <w:b/>
                <w:bCs/>
                <w:color w:val="auto"/>
                <w:sz w:val="20"/>
                <w:szCs w:val="20"/>
              </w:rPr>
              <w:t>1</w:t>
            </w:r>
          </w:p>
        </w:tc>
        <w:tc>
          <w:tcPr>
            <w:tcW w:w="1083" w:type="dxa"/>
            <w:tcBorders>
              <w:top w:val="single" w:sz="24" w:space="0" w:color="auto"/>
            </w:tcBorders>
          </w:tcPr>
          <w:p w14:paraId="7FD293C3"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Yes</w:t>
            </w:r>
          </w:p>
        </w:tc>
        <w:tc>
          <w:tcPr>
            <w:tcW w:w="1409" w:type="dxa"/>
            <w:tcBorders>
              <w:top w:val="single" w:sz="24" w:space="0" w:color="auto"/>
            </w:tcBorders>
          </w:tcPr>
          <w:p w14:paraId="4C7BA1B1"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Hot</w:t>
            </w:r>
          </w:p>
        </w:tc>
        <w:tc>
          <w:tcPr>
            <w:tcW w:w="1060" w:type="dxa"/>
            <w:tcBorders>
              <w:top w:val="single" w:sz="24" w:space="0" w:color="auto"/>
            </w:tcBorders>
          </w:tcPr>
          <w:p w14:paraId="3DF6D4E6"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High</w:t>
            </w:r>
          </w:p>
        </w:tc>
        <w:tc>
          <w:tcPr>
            <w:tcW w:w="1601" w:type="dxa"/>
            <w:tcBorders>
              <w:top w:val="single" w:sz="24" w:space="0" w:color="auto"/>
            </w:tcBorders>
          </w:tcPr>
          <w:p w14:paraId="41524DFA"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Yes</w:t>
            </w:r>
          </w:p>
        </w:tc>
        <w:tc>
          <w:tcPr>
            <w:tcW w:w="1689" w:type="dxa"/>
            <w:tcBorders>
              <w:top w:val="single" w:sz="24" w:space="0" w:color="auto"/>
            </w:tcBorders>
          </w:tcPr>
          <w:p w14:paraId="0D86422B"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Play outside</w:t>
            </w:r>
          </w:p>
        </w:tc>
      </w:tr>
      <w:tr w:rsidR="006130C1" w14:paraId="02C998E1" w14:textId="77777777" w:rsidTr="00CA0317">
        <w:trPr>
          <w:jc w:val="center"/>
        </w:trPr>
        <w:tc>
          <w:tcPr>
            <w:cnfStyle w:val="001000000000" w:firstRow="0" w:lastRow="0" w:firstColumn="1" w:lastColumn="0" w:oddVBand="0" w:evenVBand="0" w:oddHBand="0" w:evenHBand="0" w:firstRowFirstColumn="0" w:firstRowLastColumn="0" w:lastRowFirstColumn="0" w:lastRowLastColumn="0"/>
            <w:tcW w:w="1378" w:type="dxa"/>
            <w:tcBorders>
              <w:top w:val="single" w:sz="2" w:space="0" w:color="auto"/>
            </w:tcBorders>
          </w:tcPr>
          <w:p w14:paraId="473BCA80" w14:textId="77777777" w:rsidR="006130C1" w:rsidRPr="00087C4B" w:rsidRDefault="006130C1" w:rsidP="006130C1">
            <w:pPr>
              <w:jc w:val="center"/>
              <w:rPr>
                <w:b/>
                <w:bCs/>
                <w:color w:val="auto"/>
                <w:sz w:val="20"/>
                <w:szCs w:val="20"/>
              </w:rPr>
            </w:pPr>
            <w:r w:rsidRPr="00087C4B">
              <w:rPr>
                <w:b/>
                <w:bCs/>
                <w:color w:val="auto"/>
                <w:sz w:val="20"/>
                <w:szCs w:val="20"/>
              </w:rPr>
              <w:t>2</w:t>
            </w:r>
          </w:p>
        </w:tc>
        <w:tc>
          <w:tcPr>
            <w:tcW w:w="1083" w:type="dxa"/>
            <w:tcBorders>
              <w:top w:val="single" w:sz="2" w:space="0" w:color="auto"/>
            </w:tcBorders>
          </w:tcPr>
          <w:p w14:paraId="5BD45FB3"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No</w:t>
            </w:r>
          </w:p>
        </w:tc>
        <w:tc>
          <w:tcPr>
            <w:tcW w:w="1409" w:type="dxa"/>
            <w:tcBorders>
              <w:top w:val="single" w:sz="2" w:space="0" w:color="auto"/>
            </w:tcBorders>
          </w:tcPr>
          <w:p w14:paraId="7D682FA3"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Cold</w:t>
            </w:r>
          </w:p>
        </w:tc>
        <w:tc>
          <w:tcPr>
            <w:tcW w:w="1060" w:type="dxa"/>
            <w:tcBorders>
              <w:top w:val="single" w:sz="2" w:space="0" w:color="auto"/>
            </w:tcBorders>
          </w:tcPr>
          <w:p w14:paraId="20F889B6"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Normal</w:t>
            </w:r>
          </w:p>
        </w:tc>
        <w:tc>
          <w:tcPr>
            <w:tcW w:w="1601" w:type="dxa"/>
            <w:tcBorders>
              <w:top w:val="single" w:sz="2" w:space="0" w:color="auto"/>
            </w:tcBorders>
          </w:tcPr>
          <w:p w14:paraId="79C7CA94"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No</w:t>
            </w:r>
          </w:p>
        </w:tc>
        <w:tc>
          <w:tcPr>
            <w:tcW w:w="1689" w:type="dxa"/>
            <w:tcBorders>
              <w:top w:val="single" w:sz="2" w:space="0" w:color="auto"/>
            </w:tcBorders>
          </w:tcPr>
          <w:p w14:paraId="00B38A34"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Don’t play</w:t>
            </w:r>
          </w:p>
        </w:tc>
      </w:tr>
      <w:tr w:rsidR="006130C1" w14:paraId="3EB1338F" w14:textId="77777777" w:rsidTr="00CA0317">
        <w:trPr>
          <w:trHeight w:val="99"/>
          <w:jc w:val="center"/>
        </w:trPr>
        <w:tc>
          <w:tcPr>
            <w:cnfStyle w:val="001000000000" w:firstRow="0" w:lastRow="0" w:firstColumn="1" w:lastColumn="0" w:oddVBand="0" w:evenVBand="0" w:oddHBand="0" w:evenHBand="0" w:firstRowFirstColumn="0" w:firstRowLastColumn="0" w:lastRowFirstColumn="0" w:lastRowLastColumn="0"/>
            <w:tcW w:w="1378" w:type="dxa"/>
            <w:tcBorders>
              <w:bottom w:val="single" w:sz="2" w:space="0" w:color="auto"/>
            </w:tcBorders>
          </w:tcPr>
          <w:p w14:paraId="0AFA94C2" w14:textId="77777777" w:rsidR="006130C1" w:rsidRPr="00087C4B" w:rsidRDefault="006130C1" w:rsidP="006130C1">
            <w:pPr>
              <w:jc w:val="center"/>
              <w:rPr>
                <w:b/>
                <w:bCs/>
                <w:color w:val="auto"/>
                <w:sz w:val="20"/>
                <w:szCs w:val="20"/>
              </w:rPr>
            </w:pPr>
            <w:r w:rsidRPr="00087C4B">
              <w:rPr>
                <w:b/>
                <w:bCs/>
                <w:color w:val="auto"/>
                <w:sz w:val="20"/>
                <w:szCs w:val="20"/>
              </w:rPr>
              <w:t>3</w:t>
            </w:r>
          </w:p>
        </w:tc>
        <w:tc>
          <w:tcPr>
            <w:tcW w:w="1083" w:type="dxa"/>
            <w:tcBorders>
              <w:bottom w:val="single" w:sz="2" w:space="0" w:color="auto"/>
            </w:tcBorders>
          </w:tcPr>
          <w:p w14:paraId="4A298B1C" w14:textId="41401694"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Yes</w:t>
            </w:r>
          </w:p>
        </w:tc>
        <w:tc>
          <w:tcPr>
            <w:tcW w:w="1409" w:type="dxa"/>
            <w:tcBorders>
              <w:bottom w:val="single" w:sz="2" w:space="0" w:color="auto"/>
            </w:tcBorders>
          </w:tcPr>
          <w:p w14:paraId="36CA9E51" w14:textId="52AF0F0B"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Mild</w:t>
            </w:r>
          </w:p>
        </w:tc>
        <w:tc>
          <w:tcPr>
            <w:tcW w:w="1060" w:type="dxa"/>
            <w:tcBorders>
              <w:bottom w:val="single" w:sz="2" w:space="0" w:color="auto"/>
            </w:tcBorders>
          </w:tcPr>
          <w:p w14:paraId="16284E70" w14:textId="20E10CB0"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Low</w:t>
            </w:r>
          </w:p>
        </w:tc>
        <w:tc>
          <w:tcPr>
            <w:tcW w:w="1601" w:type="dxa"/>
            <w:tcBorders>
              <w:bottom w:val="single" w:sz="2" w:space="0" w:color="auto"/>
            </w:tcBorders>
          </w:tcPr>
          <w:p w14:paraId="2355DD54"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yes</w:t>
            </w:r>
          </w:p>
        </w:tc>
        <w:tc>
          <w:tcPr>
            <w:tcW w:w="1689" w:type="dxa"/>
            <w:tcBorders>
              <w:bottom w:val="single" w:sz="2" w:space="0" w:color="auto"/>
            </w:tcBorders>
          </w:tcPr>
          <w:p w14:paraId="3018B3A9" w14:textId="77777777" w:rsidR="006130C1" w:rsidRPr="00087C4B" w:rsidRDefault="006130C1" w:rsidP="006130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87C4B">
              <w:rPr>
                <w:sz w:val="20"/>
                <w:szCs w:val="20"/>
              </w:rPr>
              <w:t>Play outside</w:t>
            </w:r>
          </w:p>
        </w:tc>
      </w:tr>
    </w:tbl>
    <w:p w14:paraId="55BD1A4F" w14:textId="442E339A" w:rsidR="006130C1" w:rsidRDefault="006130C1" w:rsidP="006130C1">
      <w:pPr>
        <w:rPr>
          <w:sz w:val="18"/>
          <w:szCs w:val="18"/>
        </w:rPr>
      </w:pPr>
    </w:p>
    <w:p w14:paraId="3B7E626D" w14:textId="77777777" w:rsidR="00CA0317" w:rsidRPr="006130C1" w:rsidRDefault="00CA0317" w:rsidP="006130C1">
      <w:pPr>
        <w:rPr>
          <w:sz w:val="18"/>
          <w:szCs w:val="18"/>
        </w:rPr>
      </w:pPr>
    </w:p>
    <w:p w14:paraId="440AE605" w14:textId="77777777" w:rsidR="006130C1" w:rsidRDefault="006130C1" w:rsidP="006130C1">
      <w:pPr>
        <w:jc w:val="center"/>
        <w:rPr>
          <w:sz w:val="22"/>
          <w:szCs w:val="22"/>
        </w:rPr>
      </w:pPr>
      <w:r>
        <w:rPr>
          <w:noProof/>
          <w:sz w:val="22"/>
          <w:szCs w:val="22"/>
          <w:lang w:bidi="he-IL"/>
        </w:rPr>
        <w:drawing>
          <wp:inline distT="0" distB="0" distL="0" distR="0" wp14:anchorId="7A77E3D7" wp14:editId="483188A5">
            <wp:extent cx="3566160" cy="1053313"/>
            <wp:effectExtent l="19050" t="19050" r="15240" b="13970"/>
            <wp:docPr id="8" name="Picture 8" descr="\\studfiles.campus.uvt.nl\files\home\home03\u283203\Thesis-paper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files.campus.uvt.nl\files\home\home03\u283203\Thesis-papers\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722" cy="1064112"/>
                    </a:xfrm>
                    <a:prstGeom prst="rect">
                      <a:avLst/>
                    </a:prstGeom>
                    <a:noFill/>
                    <a:ln>
                      <a:solidFill>
                        <a:schemeClr val="tx1"/>
                      </a:solidFill>
                    </a:ln>
                  </pic:spPr>
                </pic:pic>
              </a:graphicData>
            </a:graphic>
          </wp:inline>
        </w:drawing>
      </w:r>
    </w:p>
    <w:p w14:paraId="4EB88A77" w14:textId="7145931C" w:rsidR="006130C1" w:rsidRDefault="006130C1" w:rsidP="007A7662">
      <w:pPr>
        <w:rPr>
          <w:sz w:val="18"/>
          <w:szCs w:val="18"/>
        </w:rPr>
      </w:pPr>
      <w:r w:rsidRPr="007A7662">
        <w:rPr>
          <w:i/>
          <w:iCs/>
          <w:sz w:val="18"/>
          <w:szCs w:val="18"/>
        </w:rPr>
        <w:t>Figure 3.</w:t>
      </w:r>
      <w:r w:rsidRPr="007A7662">
        <w:rPr>
          <w:sz w:val="18"/>
          <w:szCs w:val="18"/>
        </w:rPr>
        <w:t>The N and P are called leafs and the nodes represent a feature and a “test” too which an answer decides which edge should be followed. Following from the top of the tree, the root, to a leaf. Each node represents a question through which an observation flows through downwards until it comes to a halt in an end leaf which represents the class of the observation. Adapted from Induction of Decision Trees, by R. Quinlan, 1986, Machine Learning. 1. P. 87.</w:t>
      </w:r>
    </w:p>
    <w:p w14:paraId="15299807" w14:textId="77777777" w:rsidR="007A7662" w:rsidRPr="007A7662" w:rsidRDefault="007A7662" w:rsidP="007A7662">
      <w:pPr>
        <w:rPr>
          <w:i/>
          <w:iCs/>
          <w:sz w:val="18"/>
          <w:szCs w:val="18"/>
        </w:rPr>
      </w:pPr>
    </w:p>
    <w:p w14:paraId="4F8AF82E" w14:textId="77777777" w:rsidR="0054676D" w:rsidRPr="006130C1" w:rsidRDefault="0054676D" w:rsidP="006130C1">
      <w:pPr>
        <w:rPr>
          <w:i/>
          <w:iCs/>
          <w:sz w:val="18"/>
          <w:szCs w:val="18"/>
        </w:rPr>
      </w:pPr>
    </w:p>
    <w:p w14:paraId="0700C530" w14:textId="190477FD" w:rsidR="006130C1" w:rsidRPr="00C86E22" w:rsidRDefault="006130C1" w:rsidP="00CA0317">
      <w:pPr>
        <w:ind w:firstLine="720"/>
        <w:rPr>
          <w:rFonts w:asciiTheme="majorBidi" w:hAnsiTheme="majorBidi" w:cstheme="majorBidi"/>
          <w:sz w:val="22"/>
          <w:szCs w:val="22"/>
        </w:rPr>
      </w:pPr>
      <w:r>
        <w:rPr>
          <w:sz w:val="22"/>
          <w:szCs w:val="22"/>
        </w:rPr>
        <w:t xml:space="preserve">Decision trees predict by capturing relevant relations (rules) between the attributes of features and a class in order to generalize to unseen observations (Breiman, 2001). Unseen </w:t>
      </w:r>
      <w:r w:rsidR="00CA0317">
        <w:rPr>
          <w:sz w:val="22"/>
          <w:szCs w:val="22"/>
        </w:rPr>
        <w:t>observations follows</w:t>
      </w:r>
      <w:r>
        <w:rPr>
          <w:sz w:val="22"/>
          <w:szCs w:val="22"/>
        </w:rPr>
        <w:t xml:space="preserve"> </w:t>
      </w:r>
      <w:r w:rsidR="00CA0317">
        <w:rPr>
          <w:sz w:val="22"/>
          <w:szCs w:val="22"/>
        </w:rPr>
        <w:t xml:space="preserve">the </w:t>
      </w:r>
      <w:r>
        <w:rPr>
          <w:sz w:val="22"/>
          <w:szCs w:val="22"/>
        </w:rPr>
        <w:t>node</w:t>
      </w:r>
      <w:r w:rsidR="00CA0317">
        <w:rPr>
          <w:sz w:val="22"/>
          <w:szCs w:val="22"/>
        </w:rPr>
        <w:t>s</w:t>
      </w:r>
      <w:r>
        <w:rPr>
          <w:sz w:val="22"/>
          <w:szCs w:val="22"/>
        </w:rPr>
        <w:t xml:space="preserve"> </w:t>
      </w:r>
      <w:r w:rsidR="00CA0317">
        <w:rPr>
          <w:sz w:val="22"/>
          <w:szCs w:val="22"/>
        </w:rPr>
        <w:t>up from</w:t>
      </w:r>
      <w:r>
        <w:rPr>
          <w:sz w:val="22"/>
          <w:szCs w:val="22"/>
        </w:rPr>
        <w:t xml:space="preserve"> the root </w:t>
      </w:r>
      <w:r w:rsidR="00CA0317">
        <w:rPr>
          <w:sz w:val="22"/>
          <w:szCs w:val="22"/>
        </w:rPr>
        <w:t xml:space="preserve">of the tree </w:t>
      </w:r>
      <w:r>
        <w:rPr>
          <w:sz w:val="22"/>
          <w:szCs w:val="22"/>
        </w:rPr>
        <w:t>(</w:t>
      </w:r>
      <w:r w:rsidR="00CA0317">
        <w:rPr>
          <w:sz w:val="22"/>
          <w:szCs w:val="22"/>
        </w:rPr>
        <w:t xml:space="preserve">i.e. </w:t>
      </w:r>
      <w:r>
        <w:rPr>
          <w:sz w:val="22"/>
          <w:szCs w:val="22"/>
        </w:rPr>
        <w:t>outlook) to the leafs</w:t>
      </w:r>
      <w:r w:rsidR="00CA0317">
        <w:rPr>
          <w:sz w:val="22"/>
          <w:szCs w:val="22"/>
        </w:rPr>
        <w:t xml:space="preserve"> of the tree (i.e.</w:t>
      </w:r>
      <w:r>
        <w:rPr>
          <w:sz w:val="22"/>
          <w:szCs w:val="22"/>
        </w:rPr>
        <w:t xml:space="preserve"> N or P</w:t>
      </w:r>
      <w:r w:rsidR="00CA0317">
        <w:rPr>
          <w:sz w:val="22"/>
          <w:szCs w:val="22"/>
        </w:rPr>
        <w:t>). T</w:t>
      </w:r>
      <w:r>
        <w:rPr>
          <w:sz w:val="22"/>
          <w:szCs w:val="22"/>
        </w:rPr>
        <w:t>he label of a new observation is based on the most occurring class in the leaf</w:t>
      </w:r>
      <w:r w:rsidRPr="00DC71F7">
        <w:rPr>
          <w:rFonts w:asciiTheme="majorBidi" w:hAnsiTheme="majorBidi" w:cstheme="majorBidi"/>
          <w:sz w:val="22"/>
          <w:szCs w:val="22"/>
        </w:rPr>
        <w:t xml:space="preserve"> </w:t>
      </w:r>
      <w:r w:rsidRPr="00DC71F7">
        <w:rPr>
          <w:rFonts w:asciiTheme="majorBidi" w:hAnsiTheme="majorBidi" w:cstheme="majorBidi"/>
          <w:color w:val="000000"/>
          <w:sz w:val="22"/>
          <w:szCs w:val="22"/>
          <w:shd w:val="clear" w:color="auto" w:fill="FFFFFF"/>
        </w:rPr>
        <w:t>(James, Witten, Hastie &amp; Tibshirani, 2014).</w:t>
      </w:r>
    </w:p>
    <w:p w14:paraId="52AF79B5" w14:textId="77777777" w:rsidR="006130C1" w:rsidRDefault="006130C1" w:rsidP="006130C1">
      <w:pPr>
        <w:rPr>
          <w:sz w:val="22"/>
          <w:szCs w:val="22"/>
          <w:highlight w:val="yellow"/>
        </w:rPr>
      </w:pPr>
    </w:p>
    <w:p w14:paraId="2AADE15F" w14:textId="2BA8B856" w:rsidR="006130C1" w:rsidRPr="00C86E22" w:rsidRDefault="006130C1" w:rsidP="00CA0317">
      <w:pPr>
        <w:rPr>
          <w:i/>
          <w:iCs/>
          <w:sz w:val="22"/>
          <w:szCs w:val="22"/>
        </w:rPr>
      </w:pPr>
      <w:commentRangeStart w:id="38"/>
      <w:r w:rsidRPr="00D45DAC">
        <w:rPr>
          <w:i/>
          <w:iCs/>
          <w:sz w:val="22"/>
          <w:szCs w:val="22"/>
        </w:rPr>
        <w:t>Gini Coefficients</w:t>
      </w:r>
      <w:r w:rsidR="00CA0317" w:rsidRPr="00CA0317">
        <w:rPr>
          <w:i/>
          <w:iCs/>
          <w:sz w:val="22"/>
          <w:szCs w:val="22"/>
        </w:rPr>
        <w:t xml:space="preserve"> </w:t>
      </w:r>
      <w:r w:rsidR="00CA0317">
        <w:rPr>
          <w:i/>
          <w:iCs/>
          <w:sz w:val="22"/>
          <w:szCs w:val="22"/>
        </w:rPr>
        <w:t>and feature importance</w:t>
      </w:r>
      <w:commentRangeEnd w:id="38"/>
      <w:r w:rsidR="007A7662">
        <w:rPr>
          <w:rStyle w:val="CommentReference"/>
          <w:rFonts w:ascii="Calibri" w:eastAsia="Calibri" w:hAnsi="Calibri" w:cs="Calibri"/>
          <w:lang w:bidi="he-IL"/>
        </w:rPr>
        <w:commentReference w:id="38"/>
      </w:r>
    </w:p>
    <w:p w14:paraId="4E942C51" w14:textId="77F15D3B" w:rsidR="00797D24" w:rsidRDefault="006130C1" w:rsidP="0048713E">
      <w:pPr>
        <w:ind w:firstLine="720"/>
        <w:rPr>
          <w:sz w:val="22"/>
          <w:szCs w:val="22"/>
        </w:rPr>
      </w:pPr>
      <w:r>
        <w:rPr>
          <w:rFonts w:asciiTheme="majorBidi" w:hAnsiTheme="majorBidi" w:cstheme="majorBidi"/>
          <w:sz w:val="22"/>
          <w:szCs w:val="22"/>
        </w:rPr>
        <w:t>Decision Trees are built to maximize</w:t>
      </w:r>
      <w:r w:rsidRPr="00DC71F7">
        <w:rPr>
          <w:rFonts w:asciiTheme="majorBidi" w:hAnsiTheme="majorBidi" w:cstheme="majorBidi"/>
          <w:sz w:val="22"/>
          <w:szCs w:val="22"/>
        </w:rPr>
        <w:t xml:space="preserve"> the homogeneity at each node split </w:t>
      </w:r>
      <w:r>
        <w:rPr>
          <w:rFonts w:asciiTheme="majorBidi" w:hAnsiTheme="majorBidi" w:cstheme="majorBidi"/>
          <w:sz w:val="22"/>
          <w:szCs w:val="22"/>
        </w:rPr>
        <w:t xml:space="preserve">(James et al., 2014). </w:t>
      </w:r>
      <w:r w:rsidR="00CA0317">
        <w:rPr>
          <w:rFonts w:asciiTheme="majorBidi" w:hAnsiTheme="majorBidi" w:cstheme="majorBidi"/>
          <w:sz w:val="22"/>
          <w:szCs w:val="22"/>
        </w:rPr>
        <w:t>Homogeneity in the context of decision trees is</w:t>
      </w:r>
      <w:r>
        <w:rPr>
          <w:rFonts w:asciiTheme="majorBidi" w:hAnsiTheme="majorBidi" w:cstheme="majorBidi"/>
          <w:sz w:val="22"/>
          <w:szCs w:val="22"/>
        </w:rPr>
        <w:t xml:space="preserve"> called purity</w:t>
      </w:r>
      <w:r w:rsidR="00CA0317">
        <w:rPr>
          <w:rFonts w:asciiTheme="majorBidi" w:hAnsiTheme="majorBidi" w:cstheme="majorBidi"/>
          <w:sz w:val="22"/>
          <w:szCs w:val="22"/>
        </w:rPr>
        <w:t xml:space="preserve"> (Louppe, 2014).</w:t>
      </w:r>
      <w:r>
        <w:rPr>
          <w:rFonts w:asciiTheme="majorBidi" w:hAnsiTheme="majorBidi" w:cstheme="majorBidi"/>
          <w:sz w:val="22"/>
          <w:szCs w:val="22"/>
        </w:rPr>
        <w:t xml:space="preserve"> </w:t>
      </w:r>
      <w:r w:rsidR="00CA0317">
        <w:rPr>
          <w:rFonts w:asciiTheme="majorBidi" w:hAnsiTheme="majorBidi" w:cstheme="majorBidi"/>
          <w:sz w:val="22"/>
          <w:szCs w:val="22"/>
        </w:rPr>
        <w:t xml:space="preserve">Purity of leafs is important because the classification of a new observation is based </w:t>
      </w:r>
      <w:r>
        <w:rPr>
          <w:rFonts w:asciiTheme="majorBidi" w:hAnsiTheme="majorBidi" w:cstheme="majorBidi"/>
          <w:sz w:val="22"/>
          <w:szCs w:val="22"/>
        </w:rPr>
        <w:t>on the mos</w:t>
      </w:r>
      <w:r w:rsidR="00CA0317">
        <w:rPr>
          <w:rFonts w:asciiTheme="majorBidi" w:hAnsiTheme="majorBidi" w:cstheme="majorBidi"/>
          <w:sz w:val="22"/>
          <w:szCs w:val="22"/>
        </w:rPr>
        <w:t xml:space="preserve">t occurring class in a leaf. The pureness of leafs </w:t>
      </w:r>
      <w:r>
        <w:rPr>
          <w:rFonts w:asciiTheme="majorBidi" w:hAnsiTheme="majorBidi" w:cstheme="majorBidi"/>
          <w:sz w:val="22"/>
          <w:szCs w:val="22"/>
        </w:rPr>
        <w:t>increases the certainty</w:t>
      </w:r>
      <w:r w:rsidR="00CA0317">
        <w:rPr>
          <w:rFonts w:asciiTheme="majorBidi" w:hAnsiTheme="majorBidi" w:cstheme="majorBidi"/>
          <w:sz w:val="22"/>
          <w:szCs w:val="22"/>
        </w:rPr>
        <w:t xml:space="preserve"> and the quality</w:t>
      </w:r>
      <w:r>
        <w:rPr>
          <w:rFonts w:asciiTheme="majorBidi" w:hAnsiTheme="majorBidi" w:cstheme="majorBidi"/>
          <w:sz w:val="22"/>
          <w:szCs w:val="22"/>
        </w:rPr>
        <w:t xml:space="preserve"> of the classification </w:t>
      </w:r>
      <w:r w:rsidRPr="00DC71F7">
        <w:rPr>
          <w:rFonts w:asciiTheme="majorBidi" w:hAnsiTheme="majorBidi" w:cstheme="majorBidi"/>
          <w:color w:val="000000"/>
          <w:sz w:val="22"/>
          <w:szCs w:val="22"/>
          <w:shd w:val="clear" w:color="auto" w:fill="FFFFFF"/>
        </w:rPr>
        <w:t xml:space="preserve">(James et al., 2014). </w:t>
      </w:r>
      <w:r w:rsidR="00CA0317">
        <w:rPr>
          <w:rFonts w:asciiTheme="majorBidi" w:hAnsiTheme="majorBidi" w:cstheme="majorBidi"/>
          <w:color w:val="000000"/>
          <w:sz w:val="22"/>
          <w:szCs w:val="22"/>
          <w:shd w:val="clear" w:color="auto" w:fill="FFFFFF"/>
        </w:rPr>
        <w:t xml:space="preserve">The Gini coefficient </w:t>
      </w:r>
      <w:r w:rsidR="00CA0317">
        <w:rPr>
          <w:sz w:val="22"/>
          <w:szCs w:val="22"/>
        </w:rPr>
        <w:t>is a metric that</w:t>
      </w:r>
      <w:r>
        <w:rPr>
          <w:sz w:val="22"/>
          <w:szCs w:val="22"/>
        </w:rPr>
        <w:t xml:space="preserve"> assess how pure the classes are after a split</w:t>
      </w:r>
      <w:r w:rsidR="00CA0317">
        <w:rPr>
          <w:sz w:val="22"/>
          <w:szCs w:val="22"/>
        </w:rPr>
        <w:t xml:space="preserve"> with respects to the feature </w:t>
      </w:r>
      <w:r>
        <w:rPr>
          <w:sz w:val="22"/>
          <w:szCs w:val="22"/>
        </w:rPr>
        <w:t xml:space="preserve">(James et al., 2014). </w:t>
      </w:r>
    </w:p>
    <w:p w14:paraId="5F5AECAE" w14:textId="1E63FD4C" w:rsidR="00797D24" w:rsidRDefault="00797D24" w:rsidP="00087C4B">
      <w:pPr>
        <w:ind w:firstLine="720"/>
        <w:rPr>
          <w:sz w:val="22"/>
          <w:szCs w:val="22"/>
        </w:rPr>
      </w:pPr>
      <w:r>
        <w:rPr>
          <w:sz w:val="22"/>
          <w:szCs w:val="22"/>
        </w:rPr>
        <w:t>Suppose we have</w:t>
      </w:r>
      <w:r w:rsidR="0048713E">
        <w:rPr>
          <w:sz w:val="22"/>
          <w:szCs w:val="22"/>
        </w:rPr>
        <w:t xml:space="preserve"> a dataset with</w:t>
      </w:r>
      <w:r>
        <w:rPr>
          <w:sz w:val="22"/>
          <w:szCs w:val="22"/>
        </w:rPr>
        <w:t xml:space="preserve"> classes </w:t>
      </w:r>
      <w:r w:rsidRPr="00797D24">
        <w:rPr>
          <w:i/>
          <w:iCs/>
          <w:sz w:val="22"/>
          <w:szCs w:val="22"/>
        </w:rPr>
        <w:t>K</w:t>
      </w:r>
      <w:r>
        <w:rPr>
          <w:sz w:val="22"/>
          <w:szCs w:val="22"/>
          <w:vertAlign w:val="subscript"/>
        </w:rPr>
        <w:t xml:space="preserve">1, </w:t>
      </w:r>
      <w:r w:rsidRPr="00797D24">
        <w:rPr>
          <w:i/>
          <w:iCs/>
          <w:sz w:val="22"/>
          <w:szCs w:val="22"/>
        </w:rPr>
        <w:t>K</w:t>
      </w:r>
      <w:r w:rsidRPr="00797D24">
        <w:rPr>
          <w:sz w:val="22"/>
          <w:szCs w:val="22"/>
          <w:vertAlign w:val="subscript"/>
        </w:rPr>
        <w:t>2</w:t>
      </w:r>
      <w:r>
        <w:rPr>
          <w:sz w:val="22"/>
          <w:szCs w:val="22"/>
        </w:rPr>
        <w:t xml:space="preserve"> … </w:t>
      </w:r>
      <w:r w:rsidRPr="00797D24">
        <w:rPr>
          <w:i/>
          <w:iCs/>
          <w:sz w:val="22"/>
          <w:szCs w:val="22"/>
        </w:rPr>
        <w:t>K</w:t>
      </w:r>
      <w:r w:rsidRPr="00797D24">
        <w:rPr>
          <w:sz w:val="22"/>
          <w:szCs w:val="22"/>
          <w:vertAlign w:val="subscript"/>
        </w:rPr>
        <w:t>n</w:t>
      </w:r>
      <w:r>
        <w:rPr>
          <w:sz w:val="22"/>
          <w:szCs w:val="22"/>
          <w:vertAlign w:val="subscript"/>
        </w:rPr>
        <w:t xml:space="preserve"> </w:t>
      </w:r>
      <w:r>
        <w:rPr>
          <w:sz w:val="22"/>
          <w:szCs w:val="22"/>
        </w:rPr>
        <w:t>and</w:t>
      </w:r>
      <w:r w:rsidR="0048713E">
        <w:rPr>
          <w:sz w:val="22"/>
          <w:szCs w:val="22"/>
        </w:rPr>
        <w:t xml:space="preserve"> the fraction of a class</w:t>
      </w:r>
      <w:r w:rsidR="0048713E">
        <w:rPr>
          <w:i/>
          <w:iCs/>
          <w:sz w:val="22"/>
          <w:szCs w:val="22"/>
        </w:rPr>
        <w:t xml:space="preserve"> </w:t>
      </w:r>
      <m:oMath>
        <m:acc>
          <m:accPr>
            <m:ctrlPr>
              <w:rPr>
                <w:rFonts w:ascii="Cambria Math" w:hAnsi="Cambria Math"/>
                <w:i/>
                <w:iCs/>
                <w:sz w:val="22"/>
                <w:szCs w:val="22"/>
              </w:rPr>
            </m:ctrlPr>
          </m:accPr>
          <m:e>
            <m:r>
              <w:rPr>
                <w:rFonts w:ascii="Cambria Math" w:hAnsi="Cambria Math"/>
                <w:sz w:val="22"/>
                <w:szCs w:val="22"/>
              </w:rPr>
              <m:t>P</m:t>
            </m:r>
          </m:e>
        </m:acc>
      </m:oMath>
      <w:r w:rsidR="0048713E">
        <w:rPr>
          <w:i/>
          <w:iCs/>
          <w:sz w:val="22"/>
          <w:szCs w:val="22"/>
        </w:rPr>
        <w:t>K</w:t>
      </w:r>
      <w:r w:rsidR="00087C4B">
        <w:rPr>
          <w:sz w:val="22"/>
          <w:szCs w:val="22"/>
        </w:rPr>
        <w:t xml:space="preserve">. Then the Gini coefficient </w:t>
      </w:r>
      <w:r w:rsidR="0048713E">
        <w:rPr>
          <w:sz w:val="22"/>
          <w:szCs w:val="22"/>
        </w:rPr>
        <w:t>given by the sum of all classes</w:t>
      </w:r>
      <w:r w:rsidR="0048713E">
        <w:rPr>
          <w:i/>
          <w:iCs/>
          <w:sz w:val="22"/>
          <w:szCs w:val="22"/>
        </w:rPr>
        <w:t xml:space="preserve">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 xml:space="preserve">1 </w:t>
      </w:r>
      <w:r w:rsidR="0048713E">
        <w:rPr>
          <w:sz w:val="22"/>
          <w:szCs w:val="22"/>
        </w:rPr>
        <w:t xml:space="preserve">(1 -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1</w:t>
      </w:r>
      <w:r w:rsidR="0048713E">
        <w:rPr>
          <w:sz w:val="22"/>
          <w:szCs w:val="22"/>
        </w:rPr>
        <w:t xml:space="preserve"> ) + </w:t>
      </w:r>
      <w:r w:rsidR="0048713E">
        <w:rPr>
          <w:i/>
          <w:iCs/>
          <w:sz w:val="22"/>
          <w:szCs w:val="22"/>
        </w:rPr>
        <w:t xml:space="preserve">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 xml:space="preserve">2 </w:t>
      </w:r>
      <w:r w:rsidR="0048713E">
        <w:rPr>
          <w:sz w:val="22"/>
          <w:szCs w:val="22"/>
        </w:rPr>
        <w:t xml:space="preserve">(1 -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2</w:t>
      </w:r>
      <w:r w:rsidR="0048713E">
        <w:rPr>
          <w:sz w:val="22"/>
          <w:szCs w:val="22"/>
        </w:rPr>
        <w:t xml:space="preserve"> )…. + </w:t>
      </w:r>
      <w:r w:rsidR="0048713E">
        <w:rPr>
          <w:i/>
          <w:iCs/>
          <w:sz w:val="22"/>
          <w:szCs w:val="22"/>
        </w:rPr>
        <w:t xml:space="preserve">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 xml:space="preserve">n </w:t>
      </w:r>
      <w:r w:rsidR="0048713E">
        <w:rPr>
          <w:sz w:val="22"/>
          <w:szCs w:val="22"/>
        </w:rPr>
        <w:t xml:space="preserve">(1 - </w:t>
      </w:r>
      <m:oMath>
        <m:acc>
          <m:accPr>
            <m:ctrlPr>
              <w:rPr>
                <w:rFonts w:ascii="Cambria Math" w:hAnsi="Cambria Math"/>
                <w:i/>
                <w:iCs/>
                <w:sz w:val="22"/>
                <w:szCs w:val="22"/>
              </w:rPr>
            </m:ctrlPr>
          </m:accPr>
          <m:e>
            <m:r>
              <w:rPr>
                <w:rFonts w:ascii="Cambria Math" w:hAnsi="Cambria Math"/>
                <w:sz w:val="22"/>
                <w:szCs w:val="22"/>
              </w:rPr>
              <m:t>P</m:t>
            </m:r>
          </m:e>
        </m:acc>
      </m:oMath>
      <w:r w:rsidR="00087C4B">
        <w:rPr>
          <w:i/>
          <w:iCs/>
          <w:sz w:val="22"/>
          <w:szCs w:val="22"/>
        </w:rPr>
        <w:t>K</w:t>
      </w:r>
      <w:r w:rsidR="0048713E">
        <w:rPr>
          <w:i/>
          <w:iCs/>
          <w:sz w:val="22"/>
          <w:szCs w:val="22"/>
          <w:vertAlign w:val="subscript"/>
        </w:rPr>
        <w:t>n</w:t>
      </w:r>
      <w:r w:rsidR="0048713E">
        <w:rPr>
          <w:sz w:val="22"/>
          <w:szCs w:val="22"/>
        </w:rPr>
        <w:t xml:space="preserve"> ) (James et </w:t>
      </w:r>
      <w:r w:rsidR="0048713E">
        <w:rPr>
          <w:sz w:val="22"/>
          <w:szCs w:val="22"/>
        </w:rPr>
        <w:lastRenderedPageBreak/>
        <w:t xml:space="preserve">al., 2014). The index is a number between 0 and 1. </w:t>
      </w:r>
      <w:r w:rsidR="00087C4B">
        <w:rPr>
          <w:sz w:val="22"/>
          <w:szCs w:val="22"/>
        </w:rPr>
        <w:t xml:space="preserve">A small value for the Gini coefficient points at that the observations in the dataset are predominantly homogeneous and a high index relates to mixed classes (James et al., 2014). </w:t>
      </w:r>
      <w:r w:rsidR="0048713E">
        <w:rPr>
          <w:sz w:val="22"/>
          <w:szCs w:val="22"/>
        </w:rPr>
        <w:t>Formally we can define the Gini coefficient as:</w:t>
      </w:r>
    </w:p>
    <w:p w14:paraId="1DC518C6" w14:textId="77777777" w:rsidR="0048713E" w:rsidRPr="0048713E" w:rsidRDefault="0048713E" w:rsidP="0048713E">
      <w:pPr>
        <w:ind w:firstLine="720"/>
        <w:rPr>
          <w:sz w:val="22"/>
          <w:szCs w:val="22"/>
        </w:rPr>
      </w:pPr>
    </w:p>
    <w:p w14:paraId="6CE10ADA" w14:textId="1AB9F5DA" w:rsidR="006130C1" w:rsidRDefault="006130C1" w:rsidP="0048713E">
      <w:pPr>
        <w:rPr>
          <w:i/>
          <w:iCs/>
          <w:sz w:val="22"/>
          <w:szCs w:val="22"/>
        </w:rPr>
      </w:pPr>
      <w:r>
        <w:rPr>
          <w:b/>
          <w:bCs/>
          <w:i/>
          <w:iCs/>
          <w:sz w:val="22"/>
          <w:szCs w:val="22"/>
        </w:rPr>
        <w:tab/>
      </w:r>
      <w:r>
        <w:rPr>
          <w:b/>
          <w:bCs/>
          <w:i/>
          <w:iCs/>
          <w:sz w:val="22"/>
          <w:szCs w:val="22"/>
        </w:rPr>
        <w:tab/>
      </w:r>
      <w:r w:rsidR="0048713E">
        <w:rPr>
          <w:b/>
          <w:bCs/>
          <w:i/>
          <w:iCs/>
          <w:sz w:val="22"/>
          <w:szCs w:val="22"/>
        </w:rPr>
        <w:t xml:space="preserve">                             </w:t>
      </w:r>
      <w:r>
        <w:rPr>
          <w:b/>
          <w:bCs/>
          <w:i/>
          <w:iCs/>
          <w:sz w:val="22"/>
          <w:szCs w:val="22"/>
        </w:rPr>
        <w:tab/>
      </w:r>
      <w:r w:rsidR="0048713E">
        <w:rPr>
          <w:noProof/>
          <w:sz w:val="22"/>
          <w:szCs w:val="22"/>
          <w:lang w:bidi="he-IL"/>
        </w:rPr>
        <w:drawing>
          <wp:inline distT="0" distB="0" distL="0" distR="0" wp14:anchorId="57D5CF9D" wp14:editId="408AA45C">
            <wp:extent cx="14859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CogsEqn (4).png"/>
                    <pic:cNvPicPr/>
                  </pic:nvPicPr>
                  <pic:blipFill>
                    <a:blip r:embed="rId17">
                      <a:extLst>
                        <a:ext uri="{28A0092B-C50C-407E-A947-70E740481C1C}">
                          <a14:useLocalDpi xmlns:a14="http://schemas.microsoft.com/office/drawing/2010/main" val="0"/>
                        </a:ext>
                      </a:extLst>
                    </a:blip>
                    <a:stretch>
                      <a:fillRect/>
                    </a:stretch>
                  </pic:blipFill>
                  <pic:spPr>
                    <a:xfrm>
                      <a:off x="0" y="0"/>
                      <a:ext cx="1485900" cy="533400"/>
                    </a:xfrm>
                    <a:prstGeom prst="rect">
                      <a:avLst/>
                    </a:prstGeom>
                  </pic:spPr>
                </pic:pic>
              </a:graphicData>
            </a:graphic>
          </wp:inline>
        </w:drawing>
      </w:r>
    </w:p>
    <w:p w14:paraId="5695D17E" w14:textId="77777777" w:rsidR="006130C1" w:rsidRDefault="006130C1" w:rsidP="006130C1">
      <w:pPr>
        <w:rPr>
          <w:sz w:val="22"/>
          <w:szCs w:val="22"/>
        </w:rPr>
      </w:pPr>
    </w:p>
    <w:p w14:paraId="4C92A6BD" w14:textId="265009B3" w:rsidR="006130C1" w:rsidRPr="001E3C50" w:rsidRDefault="006130C1" w:rsidP="006130C1">
      <w:pPr>
        <w:ind w:firstLine="720"/>
        <w:rPr>
          <w:sz w:val="22"/>
          <w:szCs w:val="22"/>
        </w:rPr>
      </w:pPr>
      <w:r>
        <w:rPr>
          <w:sz w:val="22"/>
          <w:szCs w:val="22"/>
        </w:rPr>
        <w:t>Decision Trees</w:t>
      </w:r>
      <w:r w:rsidR="00087C4B">
        <w:rPr>
          <w:sz w:val="22"/>
          <w:szCs w:val="22"/>
        </w:rPr>
        <w:t xml:space="preserve"> have to</w:t>
      </w:r>
      <w:r>
        <w:rPr>
          <w:sz w:val="22"/>
          <w:szCs w:val="22"/>
        </w:rPr>
        <w:t xml:space="preserve"> consider which feature to split by first, by calculating how much the impurity decreases after a split</w:t>
      </w:r>
      <w:r w:rsidR="00087C4B">
        <w:rPr>
          <w:sz w:val="22"/>
          <w:szCs w:val="22"/>
        </w:rPr>
        <w:t xml:space="preserve"> </w:t>
      </w:r>
      <w:r>
        <w:rPr>
          <w:sz w:val="22"/>
          <w:szCs w:val="22"/>
        </w:rPr>
        <w:t xml:space="preserve">(Breiman, 2001). The relative ranking that is formed is used as a measure of feature importance (Breiman, 2001; Louppe, 2014). </w:t>
      </w:r>
      <w:r>
        <w:rPr>
          <w:rFonts w:asciiTheme="majorBidi" w:hAnsiTheme="majorBidi" w:cstheme="majorBidi"/>
          <w:color w:val="000000"/>
          <w:sz w:val="22"/>
          <w:szCs w:val="22"/>
          <w:shd w:val="clear" w:color="auto" w:fill="FFFFFF"/>
        </w:rPr>
        <w:t>The concept of Information gain is related to decrease in impurity in the sense that features that decrease impurity as measured by the Gini-index are informative (Breiman, 2001).</w:t>
      </w:r>
      <w:r w:rsidR="00087C4B">
        <w:rPr>
          <w:rFonts w:asciiTheme="majorBidi" w:hAnsiTheme="majorBidi" w:cstheme="majorBidi"/>
          <w:color w:val="000000"/>
          <w:sz w:val="22"/>
          <w:szCs w:val="22"/>
          <w:shd w:val="clear" w:color="auto" w:fill="FFFFFF"/>
        </w:rPr>
        <w:t xml:space="preserve"> This means that a feature with high impurity decrease, partitions the data better (separates the classes better) so we say that f</w:t>
      </w:r>
      <w:r>
        <w:rPr>
          <w:rFonts w:asciiTheme="majorBidi" w:hAnsiTheme="majorBidi" w:cstheme="majorBidi"/>
          <w:color w:val="000000"/>
          <w:sz w:val="22"/>
          <w:szCs w:val="22"/>
          <w:shd w:val="clear" w:color="auto" w:fill="FFFFFF"/>
        </w:rPr>
        <w:t>eatures that decrease impurity have high information gain, thus are more informative and have priority when constructing a decision tree</w:t>
      </w:r>
      <w:r w:rsidR="00087C4B">
        <w:rPr>
          <w:rFonts w:asciiTheme="majorBidi" w:hAnsiTheme="majorBidi" w:cstheme="majorBidi"/>
          <w:color w:val="000000"/>
          <w:sz w:val="22"/>
          <w:szCs w:val="22"/>
          <w:shd w:val="clear" w:color="auto" w:fill="FFFFFF"/>
        </w:rPr>
        <w:t xml:space="preserve"> (James et al., 2014)</w:t>
      </w:r>
      <w:r>
        <w:rPr>
          <w:rFonts w:asciiTheme="majorBidi" w:hAnsiTheme="majorBidi" w:cstheme="majorBidi"/>
          <w:color w:val="000000"/>
          <w:sz w:val="22"/>
          <w:szCs w:val="22"/>
          <w:shd w:val="clear" w:color="auto" w:fill="FFFFFF"/>
        </w:rPr>
        <w:t>.</w:t>
      </w:r>
      <w:r>
        <w:rPr>
          <w:sz w:val="22"/>
          <w:szCs w:val="22"/>
        </w:rPr>
        <w:t xml:space="preserve"> The scikit-learn implementation computes feature importance as the normalized reduction in Impurity as measured by the Gini-coefficients (sklearn, decisiontreeclf documentation).</w:t>
      </w:r>
    </w:p>
    <w:p w14:paraId="311383F1" w14:textId="77777777" w:rsidR="006130C1" w:rsidRDefault="006130C1" w:rsidP="006130C1">
      <w:pPr>
        <w:rPr>
          <w:sz w:val="22"/>
          <w:szCs w:val="22"/>
        </w:rPr>
      </w:pPr>
    </w:p>
    <w:p w14:paraId="6BB85998" w14:textId="77777777" w:rsidR="006130C1" w:rsidRDefault="006130C1" w:rsidP="006130C1">
      <w:pPr>
        <w:rPr>
          <w:i/>
          <w:iCs/>
          <w:sz w:val="22"/>
          <w:szCs w:val="22"/>
        </w:rPr>
      </w:pPr>
      <w:r w:rsidRPr="005E4327">
        <w:rPr>
          <w:i/>
          <w:iCs/>
          <w:sz w:val="22"/>
          <w:szCs w:val="22"/>
        </w:rPr>
        <w:t xml:space="preserve">Ensemble </w:t>
      </w:r>
      <w:r>
        <w:rPr>
          <w:i/>
          <w:iCs/>
          <w:sz w:val="22"/>
          <w:szCs w:val="22"/>
        </w:rPr>
        <w:t>methods: Exta trees and Random f</w:t>
      </w:r>
      <w:r w:rsidRPr="005E4327">
        <w:rPr>
          <w:i/>
          <w:iCs/>
          <w:sz w:val="22"/>
          <w:szCs w:val="22"/>
        </w:rPr>
        <w:t>orests</w:t>
      </w:r>
    </w:p>
    <w:p w14:paraId="085A6FC0" w14:textId="3E09C615" w:rsidR="00087C4B" w:rsidRDefault="006130C1" w:rsidP="00C265E3">
      <w:pPr>
        <w:rPr>
          <w:sz w:val="22"/>
          <w:szCs w:val="22"/>
        </w:rPr>
      </w:pPr>
      <w:r>
        <w:rPr>
          <w:i/>
          <w:iCs/>
          <w:sz w:val="22"/>
          <w:szCs w:val="22"/>
        </w:rPr>
        <w:tab/>
      </w:r>
      <w:r>
        <w:rPr>
          <w:sz w:val="22"/>
          <w:szCs w:val="22"/>
        </w:rPr>
        <w:t>Random Forest is an ensemble method that combines multiple Decision Tree classifiers trained on random samples from the training data and averages the output (Breiman, 2001; James et al., 2014). Figure 4 shows the structure of the Random Forest method. A favorable property of the Random Forest is that it decorrelates features by considering only a subset of the predictors in each tee that is part of the ensemble (Breiman, 2001). A common threshold is to use the square root of the total predictors in the predictor space (James et al., 2014)</w:t>
      </w:r>
      <w:r w:rsidR="00AF1722">
        <w:rPr>
          <w:sz w:val="22"/>
          <w:szCs w:val="22"/>
        </w:rPr>
        <w:t xml:space="preserve">. Given predictors </w:t>
      </w:r>
      <w:r w:rsidR="00AF1722" w:rsidRPr="00AF1722">
        <w:rPr>
          <w:i/>
          <w:iCs/>
          <w:sz w:val="22"/>
          <w:szCs w:val="22"/>
        </w:rPr>
        <w:t>P</w:t>
      </w:r>
      <w:r w:rsidR="00AF1722">
        <w:rPr>
          <w:i/>
          <w:iCs/>
          <w:sz w:val="22"/>
          <w:szCs w:val="22"/>
        </w:rPr>
        <w:t xml:space="preserve"> </w:t>
      </w:r>
      <w:r w:rsidR="00AF1722">
        <w:rPr>
          <w:sz w:val="22"/>
          <w:szCs w:val="22"/>
        </w:rPr>
        <w:t xml:space="preserve">the amount of predictors used in the random forest is given by </w:t>
      </w:r>
      <m:oMath>
        <m:rad>
          <m:radPr>
            <m:degHide m:val="1"/>
            <m:ctrlPr>
              <w:rPr>
                <w:rFonts w:ascii="Cambria Math" w:hAnsi="Cambria Math"/>
                <w:i/>
                <w:sz w:val="22"/>
                <w:szCs w:val="22"/>
              </w:rPr>
            </m:ctrlPr>
          </m:radPr>
          <m:deg/>
          <m:e>
            <m:r>
              <w:rPr>
                <w:rFonts w:ascii="Cambria Math" w:hAnsi="Cambria Math"/>
                <w:sz w:val="22"/>
                <w:szCs w:val="22"/>
              </w:rPr>
              <m:t>P</m:t>
            </m:r>
          </m:e>
        </m:rad>
      </m:oMath>
      <w:r w:rsidR="00C265E3">
        <w:rPr>
          <w:sz w:val="22"/>
          <w:szCs w:val="22"/>
        </w:rPr>
        <w:t>.</w:t>
      </w:r>
    </w:p>
    <w:p w14:paraId="5F8565FD" w14:textId="6E666674" w:rsidR="006130C1" w:rsidRPr="00087C4B" w:rsidRDefault="006130C1" w:rsidP="00087C4B">
      <w:pPr>
        <w:rPr>
          <w:sz w:val="22"/>
          <w:szCs w:val="22"/>
        </w:rPr>
      </w:pPr>
      <w:r>
        <w:rPr>
          <w:b/>
          <w:bCs/>
          <w:sz w:val="22"/>
          <w:szCs w:val="22"/>
        </w:rPr>
        <w:t xml:space="preserve">     </w:t>
      </w:r>
      <w:r w:rsidR="00087C4B">
        <w:rPr>
          <w:b/>
          <w:bCs/>
          <w:sz w:val="22"/>
          <w:szCs w:val="22"/>
        </w:rPr>
        <w:t xml:space="preserve">    </w:t>
      </w:r>
      <w:r w:rsidRPr="00286DE6">
        <w:rPr>
          <w:b/>
          <w:bCs/>
          <w:sz w:val="22"/>
          <w:szCs w:val="22"/>
        </w:rPr>
        <w:t xml:space="preserve"> </w:t>
      </w:r>
    </w:p>
    <w:p w14:paraId="7BA3A89E" w14:textId="3AEA7FF0" w:rsidR="006130C1" w:rsidRPr="0066623D" w:rsidRDefault="006130C1" w:rsidP="0066623D">
      <w:pPr>
        <w:ind w:firstLine="720"/>
        <w:rPr>
          <w:sz w:val="22"/>
          <w:szCs w:val="22"/>
        </w:rPr>
      </w:pPr>
      <w:r>
        <w:rPr>
          <w:sz w:val="22"/>
          <w:szCs w:val="22"/>
        </w:rPr>
        <w:t xml:space="preserve">By constantly considering a random sample of predictors and not the full available predictor space the random forest ensures that predictors with high information gain are not consistently used as the root for every tree (James et al., 2014). The use of the same tree would lead to highly correlated trees and a smaller reduction in variance across the individual classifiers (James et al., 2014). In terms of feature importance, the Random Forest averages the calculated Gini Index over all trees in the ensemble (James et al., 2014). </w:t>
      </w:r>
    </w:p>
    <w:p w14:paraId="5088BF31" w14:textId="77777777" w:rsidR="006130C1" w:rsidRPr="00875DED" w:rsidRDefault="006130C1" w:rsidP="006130C1">
      <w:pPr>
        <w:rPr>
          <w:sz w:val="28"/>
          <w:szCs w:val="28"/>
          <w:highlight w:val="yellow"/>
        </w:rPr>
      </w:pPr>
    </w:p>
    <w:p w14:paraId="291B9624" w14:textId="2B3C9320" w:rsidR="006130C1" w:rsidRDefault="006130C1" w:rsidP="006130C1">
      <w:pPr>
        <w:rPr>
          <w:sz w:val="22"/>
          <w:szCs w:val="22"/>
        </w:rPr>
      </w:pPr>
      <w:r>
        <w:rPr>
          <w:noProof/>
          <w:sz w:val="22"/>
          <w:szCs w:val="22"/>
          <w:lang w:bidi="he-IL"/>
        </w:rPr>
        <w:drawing>
          <wp:inline distT="0" distB="0" distL="0" distR="0" wp14:anchorId="13778ACB" wp14:editId="226F848B">
            <wp:extent cx="4281170" cy="1981200"/>
            <wp:effectExtent l="0" t="0" r="5080" b="0"/>
            <wp:docPr id="9" name="Picture 9" descr="dc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 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170" cy="1981200"/>
                    </a:xfrm>
                    <a:prstGeom prst="rect">
                      <a:avLst/>
                    </a:prstGeom>
                    <a:noFill/>
                    <a:ln>
                      <a:noFill/>
                    </a:ln>
                  </pic:spPr>
                </pic:pic>
              </a:graphicData>
            </a:graphic>
          </wp:inline>
        </w:drawing>
      </w:r>
    </w:p>
    <w:p w14:paraId="225BA6AA" w14:textId="77777777" w:rsidR="006130C1" w:rsidRPr="000E3AD6" w:rsidRDefault="006130C1" w:rsidP="006130C1">
      <w:pPr>
        <w:rPr>
          <w:i/>
          <w:iCs/>
          <w:sz w:val="22"/>
          <w:szCs w:val="22"/>
        </w:rPr>
      </w:pPr>
      <w:r w:rsidRPr="000E3AD6">
        <w:rPr>
          <w:i/>
          <w:iCs/>
          <w:sz w:val="22"/>
          <w:szCs w:val="22"/>
        </w:rPr>
        <w:t>Figure 4</w:t>
      </w:r>
    </w:p>
    <w:p w14:paraId="31159B74" w14:textId="77777777" w:rsidR="006130C1" w:rsidRPr="000E3AD6" w:rsidRDefault="006130C1" w:rsidP="006130C1">
      <w:pPr>
        <w:rPr>
          <w:i/>
          <w:iCs/>
          <w:sz w:val="22"/>
          <w:szCs w:val="22"/>
        </w:rPr>
      </w:pPr>
      <w:r w:rsidRPr="000E3AD6">
        <w:rPr>
          <w:i/>
          <w:iCs/>
          <w:sz w:val="22"/>
          <w:szCs w:val="22"/>
        </w:rPr>
        <w:lastRenderedPageBreak/>
        <w:t>The Random Forest</w:t>
      </w:r>
      <w:r>
        <w:rPr>
          <w:i/>
          <w:iCs/>
          <w:sz w:val="22"/>
          <w:szCs w:val="22"/>
        </w:rPr>
        <w:t xml:space="preserve"> method</w:t>
      </w:r>
      <w:r w:rsidRPr="000E3AD6">
        <w:rPr>
          <w:i/>
          <w:iCs/>
          <w:sz w:val="22"/>
          <w:szCs w:val="22"/>
        </w:rPr>
        <w:t xml:space="preserve"> reduces variance, by bootstrapping subsets of the training data</w:t>
      </w:r>
      <w:r>
        <w:rPr>
          <w:i/>
          <w:iCs/>
          <w:sz w:val="22"/>
          <w:szCs w:val="22"/>
        </w:rPr>
        <w:t xml:space="preserve"> and building a model with varying predictors and then aggregating the results</w:t>
      </w:r>
      <w:r w:rsidRPr="000E3AD6">
        <w:rPr>
          <w:i/>
          <w:iCs/>
          <w:sz w:val="22"/>
          <w:szCs w:val="22"/>
        </w:rPr>
        <w:t>.</w:t>
      </w:r>
      <w:r>
        <w:rPr>
          <w:i/>
          <w:iCs/>
          <w:sz w:val="22"/>
          <w:szCs w:val="22"/>
        </w:rPr>
        <w:t xml:space="preserve"> Building the exactly the same model is a known statistical method called </w:t>
      </w:r>
      <w:r w:rsidRPr="000E3AD6">
        <w:rPr>
          <w:i/>
          <w:iCs/>
          <w:sz w:val="22"/>
          <w:szCs w:val="22"/>
        </w:rPr>
        <w:t>bagging (James et al., 2014).</w:t>
      </w:r>
      <w:r>
        <w:rPr>
          <w:i/>
          <w:iCs/>
          <w:sz w:val="22"/>
          <w:szCs w:val="22"/>
        </w:rPr>
        <w:t xml:space="preserve"> </w:t>
      </w:r>
    </w:p>
    <w:p w14:paraId="24F986DC" w14:textId="77777777" w:rsidR="006130C1" w:rsidRDefault="006130C1" w:rsidP="006130C1">
      <w:pPr>
        <w:rPr>
          <w:sz w:val="22"/>
          <w:szCs w:val="22"/>
        </w:rPr>
      </w:pPr>
    </w:p>
    <w:p w14:paraId="13B777F9" w14:textId="77777777" w:rsidR="006130C1" w:rsidRDefault="006130C1" w:rsidP="006130C1">
      <w:pPr>
        <w:ind w:firstLine="720"/>
        <w:rPr>
          <w:sz w:val="22"/>
          <w:szCs w:val="22"/>
        </w:rPr>
      </w:pPr>
      <w:r>
        <w:rPr>
          <w:sz w:val="22"/>
          <w:szCs w:val="22"/>
        </w:rPr>
        <w:t>The Extra Trees classifier is another ensemble method that is very similar to the Random Forest (Geurts, Ernst &amp; Wehenkel, 2005). It differs in the way it considers its splits. The Extra Trees classifier chooses the predictors completely at random.</w:t>
      </w:r>
    </w:p>
    <w:p w14:paraId="2F4B7D53" w14:textId="15E71215" w:rsidR="006130C1" w:rsidRDefault="006130C1" w:rsidP="006130C1">
      <w:pPr>
        <w:rPr>
          <w:i/>
          <w:iCs/>
          <w:sz w:val="20"/>
          <w:szCs w:val="36"/>
        </w:rPr>
      </w:pPr>
    </w:p>
    <w:p w14:paraId="7E139F05" w14:textId="77777777" w:rsidR="006130C1" w:rsidRPr="0049747C" w:rsidRDefault="006130C1" w:rsidP="006130C1">
      <w:pPr>
        <w:rPr>
          <w:i/>
          <w:iCs/>
          <w:sz w:val="20"/>
          <w:szCs w:val="36"/>
        </w:rPr>
      </w:pPr>
      <w:r w:rsidRPr="0049747C">
        <w:rPr>
          <w:i/>
          <w:iCs/>
          <w:sz w:val="20"/>
          <w:szCs w:val="36"/>
        </w:rPr>
        <w:t>K Nearest Neighbors</w:t>
      </w:r>
    </w:p>
    <w:p w14:paraId="51C87E69" w14:textId="3B0DEB25" w:rsidR="006130C1" w:rsidRDefault="006130C1" w:rsidP="00087C4B">
      <w:pPr>
        <w:ind w:firstLine="720"/>
        <w:rPr>
          <w:sz w:val="22"/>
          <w:szCs w:val="22"/>
        </w:rPr>
      </w:pPr>
      <w:r>
        <w:rPr>
          <w:sz w:val="22"/>
          <w:szCs w:val="22"/>
        </w:rPr>
        <w:t xml:space="preserve">The K nearest neighbors classifier is a non-parametric model that does not </w:t>
      </w:r>
      <w:r w:rsidR="00087C4B">
        <w:rPr>
          <w:sz w:val="22"/>
          <w:szCs w:val="22"/>
        </w:rPr>
        <w:t>rely on assumptions about the data (James et al., 2014</w:t>
      </w:r>
      <w:r>
        <w:rPr>
          <w:sz w:val="22"/>
          <w:szCs w:val="22"/>
        </w:rPr>
        <w:t xml:space="preserve">). This makes the algorithm suitable for </w:t>
      </w:r>
      <w:r w:rsidR="00087C4B">
        <w:rPr>
          <w:sz w:val="22"/>
          <w:szCs w:val="22"/>
        </w:rPr>
        <w:t xml:space="preserve">learning </w:t>
      </w:r>
      <w:r>
        <w:rPr>
          <w:sz w:val="22"/>
          <w:szCs w:val="22"/>
        </w:rPr>
        <w:t xml:space="preserve">without </w:t>
      </w:r>
      <w:r w:rsidR="00087C4B">
        <w:rPr>
          <w:sz w:val="22"/>
          <w:szCs w:val="22"/>
        </w:rPr>
        <w:t>prior knowledge about underlying distributions (Kuhn &amp; Johnson, 2016)</w:t>
      </w:r>
      <w:r>
        <w:rPr>
          <w:sz w:val="22"/>
          <w:szCs w:val="22"/>
        </w:rPr>
        <w:t xml:space="preserve">. The KNN algorithm </w:t>
      </w:r>
      <w:r w:rsidR="00087C4B">
        <w:rPr>
          <w:sz w:val="22"/>
          <w:szCs w:val="22"/>
        </w:rPr>
        <w:t>classifies by storing</w:t>
      </w:r>
      <w:r>
        <w:rPr>
          <w:sz w:val="22"/>
          <w:szCs w:val="22"/>
        </w:rPr>
        <w:t xml:space="preserve"> all the data and </w:t>
      </w:r>
      <w:r w:rsidR="00087C4B">
        <w:rPr>
          <w:sz w:val="22"/>
          <w:szCs w:val="22"/>
        </w:rPr>
        <w:t>assigning an unseen observation</w:t>
      </w:r>
      <w:r>
        <w:rPr>
          <w:sz w:val="22"/>
          <w:szCs w:val="22"/>
        </w:rPr>
        <w:t xml:space="preserve"> based on the </w:t>
      </w:r>
      <w:r w:rsidR="00087C4B">
        <w:rPr>
          <w:sz w:val="22"/>
          <w:szCs w:val="22"/>
        </w:rPr>
        <w:t>nearest</w:t>
      </w:r>
      <w:r>
        <w:rPr>
          <w:sz w:val="22"/>
          <w:szCs w:val="22"/>
        </w:rPr>
        <w:t xml:space="preserve"> </w:t>
      </w:r>
      <w:r w:rsidRPr="009F7346">
        <w:rPr>
          <w:i/>
          <w:iCs/>
          <w:sz w:val="22"/>
          <w:szCs w:val="22"/>
        </w:rPr>
        <w:t>K</w:t>
      </w:r>
      <w:r>
        <w:rPr>
          <w:i/>
          <w:iCs/>
          <w:sz w:val="22"/>
          <w:szCs w:val="22"/>
        </w:rPr>
        <w:t xml:space="preserve"> </w:t>
      </w:r>
      <w:r>
        <w:rPr>
          <w:sz w:val="22"/>
          <w:szCs w:val="22"/>
        </w:rPr>
        <w:t xml:space="preserve">data points in the feature space (James et al., 2014; Kuhn &amp; Johnson, 2016). The measure of </w:t>
      </w:r>
      <w:r w:rsidR="00087C4B">
        <w:rPr>
          <w:sz w:val="22"/>
          <w:szCs w:val="22"/>
        </w:rPr>
        <w:t>approximation</w:t>
      </w:r>
      <w:r>
        <w:rPr>
          <w:sz w:val="22"/>
          <w:szCs w:val="22"/>
        </w:rPr>
        <w:t xml:space="preserve"> between points is defined by the </w:t>
      </w:r>
      <w:r w:rsidRPr="009F7346">
        <w:rPr>
          <w:i/>
          <w:iCs/>
          <w:sz w:val="22"/>
          <w:szCs w:val="22"/>
        </w:rPr>
        <w:t>Minkowski</w:t>
      </w:r>
      <w:r w:rsidR="00087C4B">
        <w:rPr>
          <w:i/>
          <w:iCs/>
          <w:sz w:val="22"/>
          <w:szCs w:val="22"/>
        </w:rPr>
        <w:t xml:space="preserve"> </w:t>
      </w:r>
      <w:r w:rsidR="00087C4B">
        <w:rPr>
          <w:sz w:val="22"/>
          <w:szCs w:val="22"/>
        </w:rPr>
        <w:t>d</w:t>
      </w:r>
      <w:r>
        <w:rPr>
          <w:sz w:val="22"/>
          <w:szCs w:val="22"/>
        </w:rPr>
        <w:t>istance measure and classification happens by estimating the probability of the new observation based on the classes of the neighboring data points (Kuhn &amp; Johnson., 2016; James et al., 2014).</w:t>
      </w:r>
      <w:r w:rsidR="00087C4B">
        <w:rPr>
          <w:sz w:val="22"/>
          <w:szCs w:val="22"/>
        </w:rPr>
        <w:t xml:space="preserve"> </w:t>
      </w:r>
      <w:r w:rsidR="00087C4B" w:rsidRPr="00AF1722">
        <w:rPr>
          <w:sz w:val="22"/>
          <w:szCs w:val="22"/>
          <w:highlight w:val="yellow"/>
        </w:rPr>
        <w:t>Given two points Minkowski distance function is given by</w:t>
      </w:r>
      <w:r w:rsidR="00AF1722" w:rsidRPr="00AF1722">
        <w:rPr>
          <w:sz w:val="22"/>
          <w:szCs w:val="22"/>
          <w:highlight w:val="yellow"/>
        </w:rPr>
        <w:t>:</w:t>
      </w:r>
      <w:r w:rsidR="00AF1722">
        <w:rPr>
          <w:sz w:val="22"/>
          <w:szCs w:val="22"/>
        </w:rPr>
        <w:t xml:space="preserve"> </w:t>
      </w:r>
      <w:r w:rsidR="00087C4B">
        <w:rPr>
          <w:sz w:val="22"/>
          <w:szCs w:val="22"/>
        </w:rPr>
        <w:t xml:space="preserve"> </w:t>
      </w:r>
    </w:p>
    <w:p w14:paraId="13A6607B" w14:textId="62FFEA85" w:rsidR="006130C1" w:rsidRDefault="006130C1" w:rsidP="00087C4B">
      <w:pPr>
        <w:rPr>
          <w:sz w:val="22"/>
          <w:szCs w:val="22"/>
        </w:rPr>
      </w:pPr>
    </w:p>
    <w:p w14:paraId="0ED4EAE7" w14:textId="42EA5AAD" w:rsidR="00087C4B" w:rsidRDefault="00087C4B" w:rsidP="00AF1722">
      <w:pPr>
        <w:ind w:firstLine="720"/>
        <w:rPr>
          <w:sz w:val="22"/>
          <w:szCs w:val="22"/>
        </w:rPr>
      </w:pPr>
      <w:r>
        <w:rPr>
          <w:sz w:val="22"/>
          <w:szCs w:val="22"/>
        </w:rPr>
        <w:t>Other measures such as the Euclidean distance @@ and Manhattan distance @@ tend to</w:t>
      </w:r>
      <w:r w:rsidR="00AF1722">
        <w:rPr>
          <w:sz w:val="22"/>
          <w:szCs w:val="22"/>
        </w:rPr>
        <w:t xml:space="preserve"> suffer from higher dimensional data and noise (above 3) (Zimek, Schubert &amp; Kriegel, 2012).</w:t>
      </w:r>
    </w:p>
    <w:p w14:paraId="2EB3C912" w14:textId="77777777" w:rsidR="00087C4B" w:rsidRDefault="00087C4B" w:rsidP="00087C4B">
      <w:pPr>
        <w:rPr>
          <w:sz w:val="22"/>
          <w:szCs w:val="22"/>
        </w:rPr>
      </w:pPr>
    </w:p>
    <w:p w14:paraId="70D01C75" w14:textId="163D0CCE" w:rsidR="006130C1" w:rsidRDefault="006130C1" w:rsidP="00AF1722">
      <w:pPr>
        <w:ind w:firstLine="720"/>
        <w:rPr>
          <w:sz w:val="22"/>
          <w:szCs w:val="22"/>
        </w:rPr>
      </w:pPr>
      <w:r>
        <w:rPr>
          <w:sz w:val="22"/>
          <w:szCs w:val="22"/>
        </w:rPr>
        <w:t xml:space="preserve">The KNN can overfit when the K is set too low (e.g. K=1) (Kuhn &amp; Johnson, 2016). A too low </w:t>
      </w:r>
      <w:r w:rsidRPr="00C270E2">
        <w:rPr>
          <w:i/>
          <w:iCs/>
          <w:sz w:val="22"/>
          <w:szCs w:val="22"/>
        </w:rPr>
        <w:t>K</w:t>
      </w:r>
      <w:r>
        <w:rPr>
          <w:sz w:val="22"/>
          <w:szCs w:val="22"/>
        </w:rPr>
        <w:t xml:space="preserve"> parameter is too localized whereas a too high K (depends on the data) might lead to boundaries that do not capture any underlying structure in the data</w:t>
      </w:r>
      <w:r w:rsidR="00AF1722">
        <w:rPr>
          <w:sz w:val="22"/>
          <w:szCs w:val="22"/>
        </w:rPr>
        <w:t xml:space="preserve"> </w:t>
      </w:r>
      <w:r>
        <w:rPr>
          <w:sz w:val="22"/>
          <w:szCs w:val="22"/>
        </w:rPr>
        <w:t xml:space="preserve">(Kuhn &amp; Johnson, 2016). Hence, </w:t>
      </w:r>
      <w:r>
        <w:rPr>
          <w:i/>
          <w:iCs/>
          <w:sz w:val="22"/>
          <w:szCs w:val="22"/>
        </w:rPr>
        <w:t xml:space="preserve">K </w:t>
      </w:r>
      <w:r>
        <w:rPr>
          <w:sz w:val="22"/>
          <w:szCs w:val="22"/>
        </w:rPr>
        <w:t>is a parameter that needs to be tuned by trying out several values of K. In addition, KNN is a distance based algorithm and relies on scaling of predictors in the case of different scales (Kuhn &amp; John</w:t>
      </w:r>
      <w:r w:rsidR="00AF1722">
        <w:rPr>
          <w:sz w:val="22"/>
          <w:szCs w:val="22"/>
        </w:rPr>
        <w:t xml:space="preserve">son, 2016, James et al., 2014). Unscaled predictors </w:t>
      </w:r>
      <w:r>
        <w:rPr>
          <w:sz w:val="22"/>
          <w:szCs w:val="22"/>
        </w:rPr>
        <w:t>leads to predictor</w:t>
      </w:r>
      <w:r w:rsidR="00AF1722">
        <w:rPr>
          <w:sz w:val="22"/>
          <w:szCs w:val="22"/>
        </w:rPr>
        <w:t xml:space="preserve">s with larger scales </w:t>
      </w:r>
      <w:r>
        <w:rPr>
          <w:sz w:val="22"/>
          <w:szCs w:val="22"/>
        </w:rPr>
        <w:t xml:space="preserve">(Kuhn &amp; Johnson, 2016). </w:t>
      </w:r>
    </w:p>
    <w:p w14:paraId="7AE0A32B" w14:textId="77777777" w:rsidR="006130C1" w:rsidRDefault="006130C1" w:rsidP="006130C1">
      <w:pPr>
        <w:rPr>
          <w:sz w:val="22"/>
          <w:szCs w:val="22"/>
        </w:rPr>
      </w:pPr>
    </w:p>
    <w:p w14:paraId="16E0B3C4" w14:textId="77777777" w:rsidR="006130C1" w:rsidRPr="00921CC1" w:rsidRDefault="006130C1" w:rsidP="006130C1">
      <w:pPr>
        <w:rPr>
          <w:b/>
          <w:bCs/>
          <w:i/>
          <w:iCs/>
          <w:sz w:val="22"/>
          <w:szCs w:val="22"/>
          <w:highlight w:val="yellow"/>
        </w:rPr>
      </w:pPr>
      <w:r w:rsidRPr="00921CC1">
        <w:rPr>
          <w:b/>
          <w:bCs/>
          <w:i/>
          <w:iCs/>
          <w:sz w:val="16"/>
          <w:szCs w:val="16"/>
          <w:highlight w:val="yellow"/>
        </w:rPr>
        <w:t>On using PCA before KNN</w:t>
      </w:r>
    </w:p>
    <w:p w14:paraId="455D2584" w14:textId="35CC3D68" w:rsidR="006130C1" w:rsidRPr="00921CC1" w:rsidRDefault="006130C1" w:rsidP="006130C1">
      <w:pPr>
        <w:rPr>
          <w:rFonts w:ascii="Arial" w:hAnsi="Arial" w:cs="Arial"/>
          <w:i/>
          <w:iCs/>
          <w:color w:val="222222"/>
          <w:sz w:val="19"/>
          <w:szCs w:val="19"/>
          <w:highlight w:val="yellow"/>
          <w:shd w:val="clear" w:color="auto" w:fill="FFFFFF"/>
        </w:rPr>
      </w:pPr>
      <w:r w:rsidRPr="00921CC1">
        <w:rPr>
          <w:rFonts w:ascii="Arial" w:hAnsi="Arial" w:cs="Arial"/>
          <w:i/>
          <w:iCs/>
          <w:color w:val="222222"/>
          <w:sz w:val="19"/>
          <w:szCs w:val="19"/>
          <w:highlight w:val="yellow"/>
          <w:shd w:val="clear" w:color="auto" w:fill="FFFFFF"/>
        </w:rPr>
        <w:t> Shaw, Blake, and Tony Jebara. 'Structure preserving embedding. Proceedings of the 26th Annual International Conference on Machine Learning. ACM,2009</w:t>
      </w:r>
    </w:p>
    <w:p w14:paraId="5637EACF" w14:textId="77777777" w:rsidR="00921CC1" w:rsidRPr="00921CC1" w:rsidRDefault="00921CC1" w:rsidP="00921CC1">
      <w:pPr>
        <w:rPr>
          <w:b/>
          <w:bCs/>
          <w:i/>
          <w:iCs/>
          <w:sz w:val="18"/>
          <w:szCs w:val="18"/>
          <w:highlight w:val="yellow"/>
        </w:rPr>
      </w:pPr>
      <w:r w:rsidRPr="00921CC1">
        <w:rPr>
          <w:b/>
          <w:bCs/>
          <w:i/>
          <w:iCs/>
          <w:sz w:val="18"/>
          <w:szCs w:val="18"/>
          <w:highlight w:val="yellow"/>
        </w:rPr>
        <w:t>On KNN and distance features.</w:t>
      </w:r>
    </w:p>
    <w:p w14:paraId="3A37EBE7" w14:textId="77777777" w:rsidR="00921CC1" w:rsidRPr="00921CC1" w:rsidRDefault="00B97CDE" w:rsidP="00921CC1">
      <w:pPr>
        <w:rPr>
          <w:i/>
          <w:iCs/>
          <w:sz w:val="22"/>
          <w:szCs w:val="22"/>
        </w:rPr>
      </w:pPr>
      <w:hyperlink r:id="rId19" w:history="1">
        <w:r w:rsidR="00921CC1" w:rsidRPr="00921CC1">
          <w:rPr>
            <w:rStyle w:val="Hyperlink"/>
            <w:i/>
            <w:iCs/>
            <w:sz w:val="22"/>
            <w:szCs w:val="22"/>
            <w:highlight w:val="yellow"/>
          </w:rPr>
          <w:t>https://www.ncbi.nlm.nih.gov/pmc/articles/PMC4978658/</w:t>
        </w:r>
      </w:hyperlink>
    </w:p>
    <w:p w14:paraId="775C8C8E" w14:textId="77777777" w:rsidR="00921CC1" w:rsidRPr="005171E0" w:rsidRDefault="00921CC1" w:rsidP="006130C1"/>
    <w:p w14:paraId="21752574" w14:textId="77777777" w:rsidR="006130C1" w:rsidRDefault="006130C1" w:rsidP="006130C1">
      <w:pPr>
        <w:rPr>
          <w:sz w:val="22"/>
          <w:szCs w:val="22"/>
        </w:rPr>
      </w:pPr>
    </w:p>
    <w:p w14:paraId="262A8738" w14:textId="77777777" w:rsidR="006130C1" w:rsidRDefault="006130C1" w:rsidP="006130C1">
      <w:pPr>
        <w:rPr>
          <w:b/>
          <w:bCs/>
          <w:i/>
          <w:iCs/>
          <w:sz w:val="18"/>
          <w:szCs w:val="18"/>
        </w:rPr>
      </w:pPr>
    </w:p>
    <w:p w14:paraId="48922C09" w14:textId="77777777" w:rsidR="006130C1" w:rsidRDefault="006130C1" w:rsidP="006130C1">
      <w:pPr>
        <w:rPr>
          <w:b/>
          <w:bCs/>
          <w:i/>
          <w:iCs/>
          <w:sz w:val="18"/>
          <w:szCs w:val="18"/>
        </w:rPr>
      </w:pPr>
    </w:p>
    <w:p w14:paraId="2E887AD5" w14:textId="77777777" w:rsidR="0066623D" w:rsidRDefault="0066623D">
      <w:pPr>
        <w:rPr>
          <w:bCs/>
          <w:i/>
          <w:iCs/>
          <w:sz w:val="22"/>
          <w:szCs w:val="22"/>
        </w:rPr>
      </w:pPr>
      <w:r>
        <w:rPr>
          <w:bCs/>
          <w:i/>
          <w:iCs/>
          <w:sz w:val="22"/>
          <w:szCs w:val="22"/>
        </w:rPr>
        <w:br w:type="page"/>
      </w:r>
    </w:p>
    <w:p w14:paraId="613823BC" w14:textId="79899790" w:rsidR="006130C1" w:rsidRPr="0049747C" w:rsidRDefault="006130C1" w:rsidP="006130C1">
      <w:pPr>
        <w:rPr>
          <w:bCs/>
          <w:i/>
          <w:iCs/>
          <w:sz w:val="22"/>
          <w:szCs w:val="22"/>
        </w:rPr>
      </w:pPr>
      <w:r w:rsidRPr="0049747C">
        <w:rPr>
          <w:bCs/>
          <w:i/>
          <w:iCs/>
          <w:sz w:val="22"/>
          <w:szCs w:val="22"/>
        </w:rPr>
        <w:lastRenderedPageBreak/>
        <w:t>Principal component analysis</w:t>
      </w:r>
    </w:p>
    <w:p w14:paraId="17E4EEAB" w14:textId="3D1DEE7E" w:rsidR="006130C1" w:rsidRPr="0049747C" w:rsidRDefault="006130C1" w:rsidP="00C265E3">
      <w:pPr>
        <w:ind w:firstLine="360"/>
        <w:rPr>
          <w:sz w:val="22"/>
          <w:szCs w:val="22"/>
        </w:rPr>
      </w:pPr>
      <w:r w:rsidRPr="0049747C">
        <w:rPr>
          <w:sz w:val="22"/>
          <w:szCs w:val="22"/>
        </w:rPr>
        <w:t>Principal component analysis is a dimensionality reduction technique that can serve as a tool to summarize high dimensional data into principal components that explain most of the variability in the data (James et al., 2014).</w:t>
      </w:r>
      <w:r>
        <w:rPr>
          <w:sz w:val="22"/>
          <w:szCs w:val="22"/>
        </w:rPr>
        <w:t xml:space="preserve"> </w:t>
      </w:r>
      <w:r w:rsidR="00C265E3">
        <w:rPr>
          <w:sz w:val="22"/>
          <w:szCs w:val="22"/>
        </w:rPr>
        <w:t xml:space="preserve">In addition, principal components are useful as visualization method. </w:t>
      </w:r>
    </w:p>
    <w:p w14:paraId="7636FDB1" w14:textId="6D5E9079" w:rsidR="00C265E3" w:rsidRDefault="006130C1" w:rsidP="00C265E3">
      <w:pPr>
        <w:ind w:firstLine="360"/>
        <w:rPr>
          <w:sz w:val="22"/>
          <w:szCs w:val="22"/>
        </w:rPr>
      </w:pPr>
      <w:r w:rsidRPr="0049747C">
        <w:rPr>
          <w:sz w:val="22"/>
          <w:szCs w:val="22"/>
        </w:rPr>
        <w:t xml:space="preserve">Principal components are calculated by optimizing variance. </w:t>
      </w:r>
      <w:r w:rsidR="00C265E3">
        <w:rPr>
          <w:sz w:val="22"/>
          <w:szCs w:val="22"/>
        </w:rPr>
        <w:t>If</w:t>
      </w:r>
      <w:r w:rsidRPr="0049747C">
        <w:rPr>
          <w:sz w:val="22"/>
          <w:szCs w:val="22"/>
        </w:rPr>
        <w:t xml:space="preserve"> data contains measures on different scales. For an example: fixation duration in time a</w:t>
      </w:r>
      <w:r w:rsidR="00C265E3">
        <w:rPr>
          <w:sz w:val="22"/>
          <w:szCs w:val="22"/>
        </w:rPr>
        <w:t xml:space="preserve">nd number of fixations in numbers. </w:t>
      </w:r>
      <w:r w:rsidRPr="0049747C">
        <w:rPr>
          <w:sz w:val="22"/>
          <w:szCs w:val="22"/>
        </w:rPr>
        <w:t>In order to not bias Principal components towards measurements that have high variance</w:t>
      </w:r>
      <w:r>
        <w:rPr>
          <w:sz w:val="22"/>
          <w:szCs w:val="22"/>
        </w:rPr>
        <w:t xml:space="preserve"> </w:t>
      </w:r>
      <w:r w:rsidR="00C265E3">
        <w:rPr>
          <w:sz w:val="22"/>
          <w:szCs w:val="22"/>
        </w:rPr>
        <w:t>data should be</w:t>
      </w:r>
      <w:r>
        <w:rPr>
          <w:sz w:val="22"/>
          <w:szCs w:val="22"/>
        </w:rPr>
        <w:t xml:space="preserve"> </w:t>
      </w:r>
      <w:r w:rsidR="00C265E3">
        <w:rPr>
          <w:sz w:val="22"/>
          <w:szCs w:val="22"/>
        </w:rPr>
        <w:t>standardized or scaled</w:t>
      </w:r>
      <w:r>
        <w:rPr>
          <w:sz w:val="22"/>
          <w:szCs w:val="22"/>
        </w:rPr>
        <w:t xml:space="preserve"> </w:t>
      </w:r>
      <w:r w:rsidR="00C265E3">
        <w:rPr>
          <w:sz w:val="22"/>
          <w:szCs w:val="22"/>
        </w:rPr>
        <w:t xml:space="preserve">(Kuhn &amp; Johnson, 2016). Given a vector denoted by </w:t>
      </w:r>
      <m:oMath>
        <m:r>
          <w:rPr>
            <w:rFonts w:ascii="Cambria Math" w:hAnsi="Cambria Math"/>
            <w:sz w:val="22"/>
            <w:szCs w:val="22"/>
          </w:rPr>
          <m:t>x</m:t>
        </m:r>
      </m:oMath>
      <w:r w:rsidR="00C265E3">
        <w:rPr>
          <w:sz w:val="22"/>
          <w:szCs w:val="22"/>
        </w:rPr>
        <w:t xml:space="preserve">. Standardizing is done by subtracting the mean </w:t>
      </w:r>
      <m:oMath>
        <m:r>
          <w:rPr>
            <w:rFonts w:ascii="Cambria Math" w:hAnsi="Cambria Math"/>
            <w:sz w:val="22"/>
            <w:szCs w:val="22"/>
          </w:rPr>
          <m:t>μ</m:t>
        </m:r>
      </m:oMath>
      <w:r w:rsidR="00C265E3">
        <w:rPr>
          <w:sz w:val="22"/>
          <w:szCs w:val="22"/>
        </w:rPr>
        <w:t xml:space="preserve"> and dividing by the standard deviation. Formally we can write this as: </w:t>
      </w:r>
    </w:p>
    <w:p w14:paraId="40E76FC2" w14:textId="77777777" w:rsidR="00C265E3" w:rsidRDefault="00C265E3" w:rsidP="00C265E3">
      <w:pPr>
        <w:ind w:firstLine="360"/>
        <w:rPr>
          <w:sz w:val="22"/>
          <w:szCs w:val="22"/>
        </w:rPr>
      </w:pPr>
    </w:p>
    <w:p w14:paraId="5BA377D4" w14:textId="7850B8DF" w:rsidR="00C265E3" w:rsidRDefault="00C265E3" w:rsidP="005A66E4">
      <w:pPr>
        <w:ind w:left="3600"/>
        <w:rPr>
          <w:sz w:val="22"/>
          <w:szCs w:val="22"/>
        </w:rPr>
      </w:pPr>
      <w:r w:rsidRPr="0049747C">
        <w:rPr>
          <w:noProof/>
          <w:sz w:val="22"/>
          <w:szCs w:val="22"/>
          <w:lang w:bidi="he-IL"/>
        </w:rPr>
        <w:drawing>
          <wp:inline distT="0" distB="0" distL="0" distR="0" wp14:anchorId="1EC87951" wp14:editId="7E542A32">
            <wp:extent cx="875394" cy="40930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CogsEqn (2).png"/>
                    <pic:cNvPicPr/>
                  </pic:nvPicPr>
                  <pic:blipFill>
                    <a:blip r:embed="rId20">
                      <a:extLst>
                        <a:ext uri="{28A0092B-C50C-407E-A947-70E740481C1C}">
                          <a14:useLocalDpi xmlns:a14="http://schemas.microsoft.com/office/drawing/2010/main" val="0"/>
                        </a:ext>
                      </a:extLst>
                    </a:blip>
                    <a:stretch>
                      <a:fillRect/>
                    </a:stretch>
                  </pic:blipFill>
                  <pic:spPr>
                    <a:xfrm>
                      <a:off x="0" y="0"/>
                      <a:ext cx="882441" cy="412598"/>
                    </a:xfrm>
                    <a:prstGeom prst="rect">
                      <a:avLst/>
                    </a:prstGeom>
                  </pic:spPr>
                </pic:pic>
              </a:graphicData>
            </a:graphic>
          </wp:inline>
        </w:drawing>
      </w:r>
      <w:bookmarkStart w:id="39" w:name="_GoBack"/>
      <w:bookmarkEnd w:id="39"/>
    </w:p>
    <w:p w14:paraId="4BD130A2" w14:textId="2805CE90" w:rsidR="00C265E3" w:rsidRPr="005A66E4" w:rsidRDefault="00C265E3" w:rsidP="005A66E4">
      <w:pPr>
        <w:ind w:firstLine="720"/>
        <w:rPr>
          <w:sz w:val="22"/>
          <w:szCs w:val="22"/>
          <w:vertAlign w:val="subscript"/>
        </w:rPr>
      </w:pPr>
      <w:r>
        <w:rPr>
          <w:sz w:val="22"/>
          <w:szCs w:val="22"/>
        </w:rPr>
        <w:t xml:space="preserve">A well-known alternative to standardizing is normalizing. With Min-Max scaling the data is scaled to a bounded range (i.e. between 0 -1). Given a vector denoted by </w:t>
      </w:r>
      <m:oMath>
        <m:r>
          <w:rPr>
            <w:rFonts w:ascii="Cambria Math" w:hAnsi="Cambria Math"/>
            <w:sz w:val="22"/>
            <w:szCs w:val="22"/>
          </w:rPr>
          <m:t>X</m:t>
        </m:r>
      </m:oMath>
      <w:r>
        <w:rPr>
          <w:sz w:val="22"/>
          <w:szCs w:val="22"/>
        </w:rPr>
        <w:t xml:space="preserve"> we can normalize our </w:t>
      </w:r>
      <w:r w:rsidR="005A66E4">
        <w:rPr>
          <w:sz w:val="22"/>
          <w:szCs w:val="22"/>
        </w:rPr>
        <w:t xml:space="preserve">vector of </w:t>
      </w:r>
      <w:r>
        <w:rPr>
          <w:sz w:val="22"/>
          <w:szCs w:val="22"/>
        </w:rPr>
        <w:t>data points by</w:t>
      </w:r>
      <w:r w:rsidR="005A66E4">
        <w:rPr>
          <w:sz w:val="22"/>
          <w:szCs w:val="22"/>
        </w:rPr>
        <w:t xml:space="preserve"> subtracting the lowest value </w:t>
      </w:r>
      <m:oMath>
        <m:func>
          <m:funcPr>
            <m:ctrlPr>
              <w:rPr>
                <w:rFonts w:ascii="Cambria Math" w:hAnsi="Cambria Math"/>
                <w:i/>
                <w:sz w:val="22"/>
                <w:szCs w:val="22"/>
              </w:rPr>
            </m:ctrlPr>
          </m:funcPr>
          <m:fName>
            <m:r>
              <m:rPr>
                <m:nor/>
              </m:rPr>
              <w:rPr>
                <w:rFonts w:ascii="Cambria Math" w:hAnsi="Cambria Math"/>
                <w:i/>
                <w:iCs/>
                <w:sz w:val="22"/>
                <w:szCs w:val="22"/>
              </w:rPr>
              <m:t>min</m:t>
            </m:r>
          </m:fName>
          <m:e>
            <m:r>
              <w:rPr>
                <w:rFonts w:ascii="Cambria Math" w:hAnsi="Cambria Math"/>
                <w:sz w:val="22"/>
                <w:szCs w:val="22"/>
              </w:rPr>
              <m:t>(X</m:t>
            </m:r>
          </m:e>
        </m:func>
      </m:oMath>
      <w:r w:rsidR="005A66E4">
        <w:rPr>
          <w:sz w:val="22"/>
          <w:szCs w:val="22"/>
        </w:rPr>
        <w:t xml:space="preserve">) from every data point in </w:t>
      </w:r>
      <m:oMath>
        <m:r>
          <w:rPr>
            <w:rFonts w:ascii="Cambria Math" w:hAnsi="Cambria Math"/>
            <w:sz w:val="22"/>
            <w:szCs w:val="22"/>
          </w:rPr>
          <m:t>X</m:t>
        </m:r>
      </m:oMath>
      <w:r w:rsidR="005A66E4">
        <w:rPr>
          <w:sz w:val="22"/>
          <w:szCs w:val="22"/>
        </w:rPr>
        <w:t xml:space="preserve"> and divide by the difference between the highest value </w:t>
      </w:r>
      <m:oMath>
        <m:func>
          <m:funcPr>
            <m:ctrlPr>
              <w:rPr>
                <w:rFonts w:ascii="Cambria Math" w:hAnsi="Cambria Math"/>
                <w:i/>
                <w:sz w:val="22"/>
                <w:szCs w:val="22"/>
              </w:rPr>
            </m:ctrlPr>
          </m:funcPr>
          <m:fName>
            <m:r>
              <m:rPr>
                <m:nor/>
              </m:rPr>
              <w:rPr>
                <w:rFonts w:ascii="Cambria Math" w:hAnsi="Cambria Math"/>
                <w:i/>
                <w:iCs/>
                <w:sz w:val="22"/>
                <w:szCs w:val="22"/>
              </w:rPr>
              <m:t>max</m:t>
            </m:r>
          </m:fName>
          <m:e>
            <m:r>
              <w:rPr>
                <w:rFonts w:ascii="Cambria Math" w:hAnsi="Cambria Math"/>
                <w:sz w:val="22"/>
                <w:szCs w:val="22"/>
              </w:rPr>
              <m:t>(X</m:t>
            </m:r>
          </m:e>
        </m:func>
      </m:oMath>
      <w:r w:rsidR="005A66E4">
        <w:rPr>
          <w:sz w:val="22"/>
          <w:szCs w:val="22"/>
        </w:rPr>
        <w:t xml:space="preserve">) and the lowest value </w:t>
      </w:r>
      <m:oMath>
        <m:func>
          <m:funcPr>
            <m:ctrlPr>
              <w:rPr>
                <w:rFonts w:ascii="Cambria Math" w:hAnsi="Cambria Math"/>
                <w:i/>
                <w:sz w:val="22"/>
                <w:szCs w:val="22"/>
              </w:rPr>
            </m:ctrlPr>
          </m:funcPr>
          <m:fName>
            <m:r>
              <m:rPr>
                <m:nor/>
              </m:rPr>
              <w:rPr>
                <w:rFonts w:ascii="Cambria Math" w:hAnsi="Cambria Math"/>
                <w:i/>
                <w:iCs/>
                <w:sz w:val="22"/>
                <w:szCs w:val="22"/>
              </w:rPr>
              <m:t>min</m:t>
            </m:r>
          </m:fName>
          <m:e>
            <m:r>
              <w:rPr>
                <w:rFonts w:ascii="Cambria Math" w:hAnsi="Cambria Math"/>
                <w:sz w:val="22"/>
                <w:szCs w:val="22"/>
              </w:rPr>
              <m:t>(X</m:t>
            </m:r>
          </m:e>
        </m:func>
      </m:oMath>
      <w:r w:rsidR="005A66E4">
        <w:rPr>
          <w:sz w:val="22"/>
          <w:szCs w:val="22"/>
        </w:rPr>
        <w:t xml:space="preserve">). The resulting scaled vector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sc</m:t>
            </m:r>
          </m:sub>
        </m:sSub>
      </m:oMath>
      <w:r w:rsidR="005A66E4">
        <w:rPr>
          <w:sz w:val="22"/>
          <w:szCs w:val="22"/>
        </w:rPr>
        <w:t xml:space="preserve"> is bounded by the new range. Formally we can write this as:</w:t>
      </w:r>
    </w:p>
    <w:p w14:paraId="36405663" w14:textId="77777777" w:rsidR="00C265E3" w:rsidRDefault="00C265E3" w:rsidP="005A66E4">
      <w:pPr>
        <w:rPr>
          <w:sz w:val="22"/>
          <w:szCs w:val="22"/>
        </w:rPr>
      </w:pPr>
    </w:p>
    <w:p w14:paraId="18585C61" w14:textId="567B2F92" w:rsidR="006130C1" w:rsidRPr="006B24C0" w:rsidRDefault="006130C1" w:rsidP="005A66E4">
      <w:pPr>
        <w:jc w:val="center"/>
        <w:rPr>
          <w:b/>
          <w:bCs/>
          <w:sz w:val="22"/>
          <w:szCs w:val="22"/>
        </w:rPr>
      </w:pPr>
      <w:r w:rsidRPr="0049747C">
        <w:rPr>
          <w:noProof/>
          <w:sz w:val="22"/>
          <w:szCs w:val="22"/>
          <w:lang w:bidi="he-IL"/>
        </w:rPr>
        <w:drawing>
          <wp:inline distT="0" distB="0" distL="0" distR="0" wp14:anchorId="7C5B7C00" wp14:editId="19422B8B">
            <wp:extent cx="1866900" cy="40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CogsEqn.png"/>
                    <pic:cNvPicPr/>
                  </pic:nvPicPr>
                  <pic:blipFill>
                    <a:blip r:embed="rId21">
                      <a:extLst>
                        <a:ext uri="{28A0092B-C50C-407E-A947-70E740481C1C}">
                          <a14:useLocalDpi xmlns:a14="http://schemas.microsoft.com/office/drawing/2010/main" val="0"/>
                        </a:ext>
                      </a:extLst>
                    </a:blip>
                    <a:stretch>
                      <a:fillRect/>
                    </a:stretch>
                  </pic:blipFill>
                  <pic:spPr>
                    <a:xfrm>
                      <a:off x="0" y="0"/>
                      <a:ext cx="1866900" cy="406400"/>
                    </a:xfrm>
                    <a:prstGeom prst="rect">
                      <a:avLst/>
                    </a:prstGeom>
                  </pic:spPr>
                </pic:pic>
              </a:graphicData>
            </a:graphic>
          </wp:inline>
        </w:drawing>
      </w:r>
    </w:p>
    <w:p w14:paraId="10DCA785" w14:textId="77777777" w:rsidR="006130C1" w:rsidRPr="0049747C" w:rsidRDefault="006130C1" w:rsidP="006130C1">
      <w:pPr>
        <w:jc w:val="center"/>
        <w:rPr>
          <w:sz w:val="22"/>
          <w:szCs w:val="22"/>
        </w:rPr>
      </w:pPr>
    </w:p>
    <w:p w14:paraId="7C134838" w14:textId="77777777" w:rsidR="006130C1" w:rsidRPr="0049747C" w:rsidRDefault="006130C1" w:rsidP="006130C1">
      <w:pPr>
        <w:jc w:val="center"/>
        <w:rPr>
          <w:sz w:val="22"/>
          <w:szCs w:val="22"/>
        </w:rPr>
      </w:pPr>
    </w:p>
    <w:p w14:paraId="12E5AD9F" w14:textId="38C10157" w:rsidR="006130C1" w:rsidRPr="00E46808" w:rsidRDefault="006130C1" w:rsidP="00921CC1">
      <w:pPr>
        <w:rPr>
          <w:b/>
        </w:rPr>
      </w:pPr>
      <w:r>
        <w:rPr>
          <w:b/>
          <w:bCs/>
          <w:sz w:val="22"/>
          <w:szCs w:val="22"/>
        </w:rPr>
        <w:t xml:space="preserve"> </w:t>
      </w:r>
      <w:r w:rsidRPr="00F53386">
        <w:rPr>
          <w:b/>
        </w:rPr>
        <w:t>Scoring and classification</w:t>
      </w:r>
    </w:p>
    <w:p w14:paraId="483DBBBE" w14:textId="77777777" w:rsidR="00FC4908" w:rsidRPr="00797BA6" w:rsidRDefault="006130C1" w:rsidP="00FC4908">
      <w:pPr>
        <w:ind w:firstLine="720"/>
        <w:rPr>
          <w:bCs/>
          <w:sz w:val="21"/>
          <w:szCs w:val="21"/>
        </w:rPr>
      </w:pPr>
      <w:r>
        <w:rPr>
          <w:bCs/>
        </w:rPr>
        <w:t xml:space="preserve">The </w:t>
      </w:r>
      <w:r w:rsidR="0018429C">
        <w:rPr>
          <w:bCs/>
        </w:rPr>
        <w:t xml:space="preserve">most common measures for </w:t>
      </w:r>
      <w:r>
        <w:rPr>
          <w:bCs/>
        </w:rPr>
        <w:t xml:space="preserve">evaluation of classification models rely on measures </w:t>
      </w:r>
      <w:r w:rsidR="0018429C">
        <w:rPr>
          <w:bCs/>
        </w:rPr>
        <w:t>of</w:t>
      </w:r>
      <w:r w:rsidR="00FA7470">
        <w:rPr>
          <w:bCs/>
        </w:rPr>
        <w:t xml:space="preserve"> information retrieval systems such as precision, recall, accuracy and specificity</w:t>
      </w:r>
      <w:r w:rsidR="0018429C">
        <w:rPr>
          <w:bCs/>
        </w:rPr>
        <w:t xml:space="preserve"> (James et al., 2014). This values can be computed from a confusion matrix </w:t>
      </w:r>
      <w:r w:rsidR="00B97CDE">
        <w:rPr>
          <w:bCs/>
        </w:rPr>
        <w:t>as shown</w:t>
      </w:r>
      <w:r w:rsidR="0018429C">
        <w:rPr>
          <w:bCs/>
        </w:rPr>
        <w:t xml:space="preserve"> in table 5.</w:t>
      </w:r>
      <w:r w:rsidR="00B97CDE">
        <w:rPr>
          <w:bCs/>
        </w:rPr>
        <w:t xml:space="preserve"> </w:t>
      </w:r>
      <w:r w:rsidR="00FC4908">
        <w:rPr>
          <w:bCs/>
          <w:sz w:val="21"/>
          <w:szCs w:val="21"/>
        </w:rPr>
        <w:t xml:space="preserve">Confusion matrices are used to obtain different classification metrics that enables to assess the validity of a classification model in the context of their goals (Kuhn &amp; Johnson, 2016). A metric of a classification model should adhere to the notion of relevancy of the use case@@. </w:t>
      </w:r>
    </w:p>
    <w:p w14:paraId="04BE7DBE" w14:textId="142324C5" w:rsidR="0018429C" w:rsidRDefault="0018429C" w:rsidP="00355998">
      <w:pPr>
        <w:ind w:firstLine="720"/>
        <w:rPr>
          <w:bCs/>
        </w:rPr>
      </w:pPr>
    </w:p>
    <w:tbl>
      <w:tblPr>
        <w:tblStyle w:val="Calendar3"/>
        <w:tblW w:w="0" w:type="auto"/>
        <w:tblLook w:val="04A0" w:firstRow="1" w:lastRow="0" w:firstColumn="1" w:lastColumn="0" w:noHBand="0" w:noVBand="1"/>
      </w:tblPr>
      <w:tblGrid>
        <w:gridCol w:w="810"/>
        <w:gridCol w:w="1083"/>
        <w:gridCol w:w="2340"/>
        <w:gridCol w:w="2070"/>
      </w:tblGrid>
      <w:tr w:rsidR="0018429C" w14:paraId="4799B44C" w14:textId="77777777" w:rsidTr="00FC4908">
        <w:trPr>
          <w:cnfStyle w:val="100000000000" w:firstRow="1" w:lastRow="0" w:firstColumn="0" w:lastColumn="0" w:oddVBand="0" w:evenVBand="0" w:oddHBand="0"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6303" w:type="dxa"/>
            <w:gridSpan w:val="4"/>
          </w:tcPr>
          <w:p w14:paraId="11D23075" w14:textId="77777777" w:rsidR="0018429C" w:rsidRDefault="0018429C" w:rsidP="0018429C">
            <w:pPr>
              <w:rPr>
                <w:bCs/>
              </w:rPr>
            </w:pPr>
          </w:p>
        </w:tc>
      </w:tr>
      <w:tr w:rsidR="00B97CDE" w14:paraId="4D991593" w14:textId="77777777" w:rsidTr="00FC4908">
        <w:tc>
          <w:tcPr>
            <w:cnfStyle w:val="001000000000" w:firstRow="0" w:lastRow="0" w:firstColumn="1" w:lastColumn="0" w:oddVBand="0" w:evenVBand="0" w:oddHBand="0" w:evenHBand="0" w:firstRowFirstColumn="0" w:firstRowLastColumn="0" w:lastRowFirstColumn="0" w:lastRowLastColumn="0"/>
            <w:tcW w:w="810" w:type="dxa"/>
            <w:vMerge w:val="restart"/>
            <w:textDirection w:val="btLr"/>
          </w:tcPr>
          <w:p w14:paraId="6EA69F7F" w14:textId="49B69EC9" w:rsidR="00B97CDE" w:rsidRPr="00FC4908" w:rsidRDefault="00B97CDE" w:rsidP="00FC4908">
            <w:pPr>
              <w:ind w:left="113" w:right="113"/>
              <w:jc w:val="center"/>
              <w:rPr>
                <w:b/>
              </w:rPr>
            </w:pPr>
            <w:r w:rsidRPr="00FC4908">
              <w:rPr>
                <w:b/>
                <w:color w:val="auto"/>
              </w:rPr>
              <w:t>Predicted values</w:t>
            </w:r>
          </w:p>
        </w:tc>
        <w:tc>
          <w:tcPr>
            <w:tcW w:w="5493" w:type="dxa"/>
            <w:gridSpan w:val="3"/>
            <w:tcBorders>
              <w:bottom w:val="single" w:sz="4" w:space="0" w:color="000000"/>
            </w:tcBorders>
          </w:tcPr>
          <w:p w14:paraId="3C817603" w14:textId="76B4B79F" w:rsidR="00B97CDE" w:rsidRPr="00FC4908" w:rsidRDefault="00FC4908" w:rsidP="00FC4908">
            <w:pPr>
              <w:jc w:val="center"/>
              <w:cnfStyle w:val="000000000000" w:firstRow="0" w:lastRow="0" w:firstColumn="0" w:lastColumn="0" w:oddVBand="0" w:evenVBand="0" w:oddHBand="0" w:evenHBand="0" w:firstRowFirstColumn="0" w:firstRowLastColumn="0" w:lastRowFirstColumn="0" w:lastRowLastColumn="0"/>
              <w:rPr>
                <w:b/>
              </w:rPr>
            </w:pPr>
            <w:r>
              <w:rPr>
                <w:b/>
              </w:rPr>
              <w:t xml:space="preserve">                    </w:t>
            </w:r>
            <w:r w:rsidR="00B97CDE" w:rsidRPr="00FC4908">
              <w:rPr>
                <w:b/>
              </w:rPr>
              <w:t>Actual values</w:t>
            </w:r>
          </w:p>
        </w:tc>
      </w:tr>
      <w:tr w:rsidR="00B97CDE" w14:paraId="5E5658D6" w14:textId="77777777" w:rsidTr="00FC4908">
        <w:tc>
          <w:tcPr>
            <w:cnfStyle w:val="001000000000" w:firstRow="0" w:lastRow="0" w:firstColumn="1" w:lastColumn="0" w:oddVBand="0" w:evenVBand="0" w:oddHBand="0" w:evenHBand="0" w:firstRowFirstColumn="0" w:firstRowLastColumn="0" w:lastRowFirstColumn="0" w:lastRowLastColumn="0"/>
            <w:tcW w:w="810" w:type="dxa"/>
            <w:vMerge/>
            <w:tcBorders>
              <w:right w:val="single" w:sz="4" w:space="0" w:color="000000"/>
            </w:tcBorders>
          </w:tcPr>
          <w:p w14:paraId="04DD82FF" w14:textId="77777777" w:rsidR="00B97CDE" w:rsidRDefault="00B97CDE" w:rsidP="00FC4908">
            <w:pPr>
              <w:jc w:val="center"/>
              <w:rPr>
                <w:bCs/>
              </w:rPr>
            </w:pPr>
          </w:p>
        </w:tc>
        <w:tc>
          <w:tcPr>
            <w:tcW w:w="1083" w:type="dxa"/>
            <w:tcBorders>
              <w:top w:val="single" w:sz="4" w:space="0" w:color="000000"/>
              <w:left w:val="single" w:sz="4" w:space="0" w:color="000000"/>
            </w:tcBorders>
          </w:tcPr>
          <w:p w14:paraId="7CC658A9" w14:textId="7B522BA1"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p>
        </w:tc>
        <w:tc>
          <w:tcPr>
            <w:tcW w:w="2340" w:type="dxa"/>
            <w:tcBorders>
              <w:top w:val="single" w:sz="4" w:space="0" w:color="000000"/>
              <w:bottom w:val="single" w:sz="4" w:space="0" w:color="000000"/>
            </w:tcBorders>
          </w:tcPr>
          <w:p w14:paraId="40F714E7" w14:textId="1093E583"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Positive</w:t>
            </w:r>
          </w:p>
        </w:tc>
        <w:tc>
          <w:tcPr>
            <w:tcW w:w="2070" w:type="dxa"/>
            <w:tcBorders>
              <w:top w:val="single" w:sz="4" w:space="0" w:color="000000"/>
              <w:bottom w:val="single" w:sz="4" w:space="0" w:color="000000"/>
            </w:tcBorders>
          </w:tcPr>
          <w:p w14:paraId="2BFC8123" w14:textId="77777777"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Negative</w:t>
            </w:r>
          </w:p>
          <w:p w14:paraId="61E9B875" w14:textId="5367F728" w:rsidR="00FC4908" w:rsidRDefault="00FC4908" w:rsidP="00FC4908">
            <w:pPr>
              <w:jc w:val="center"/>
              <w:cnfStyle w:val="000000000000" w:firstRow="0" w:lastRow="0" w:firstColumn="0" w:lastColumn="0" w:oddVBand="0" w:evenVBand="0" w:oddHBand="0" w:evenHBand="0" w:firstRowFirstColumn="0" w:firstRowLastColumn="0" w:lastRowFirstColumn="0" w:lastRowLastColumn="0"/>
              <w:rPr>
                <w:bCs/>
              </w:rPr>
            </w:pPr>
          </w:p>
        </w:tc>
      </w:tr>
      <w:tr w:rsidR="00B97CDE" w14:paraId="16E9BFBA" w14:textId="77777777" w:rsidTr="00FC4908">
        <w:tc>
          <w:tcPr>
            <w:cnfStyle w:val="001000000000" w:firstRow="0" w:lastRow="0" w:firstColumn="1" w:lastColumn="0" w:oddVBand="0" w:evenVBand="0" w:oddHBand="0" w:evenHBand="0" w:firstRowFirstColumn="0" w:firstRowLastColumn="0" w:lastRowFirstColumn="0" w:lastRowLastColumn="0"/>
            <w:tcW w:w="810" w:type="dxa"/>
            <w:vMerge/>
            <w:tcBorders>
              <w:right w:val="single" w:sz="4" w:space="0" w:color="000000"/>
            </w:tcBorders>
          </w:tcPr>
          <w:p w14:paraId="319AFF02" w14:textId="77777777" w:rsidR="00B97CDE" w:rsidRPr="0018429C" w:rsidRDefault="00B97CDE" w:rsidP="00FC4908">
            <w:pPr>
              <w:jc w:val="center"/>
            </w:pPr>
          </w:p>
        </w:tc>
        <w:tc>
          <w:tcPr>
            <w:tcW w:w="1083" w:type="dxa"/>
            <w:tcBorders>
              <w:left w:val="single" w:sz="4" w:space="0" w:color="000000"/>
              <w:right w:val="single" w:sz="4" w:space="0" w:color="000000"/>
            </w:tcBorders>
          </w:tcPr>
          <w:p w14:paraId="41522354" w14:textId="1B194D0F"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Positive</w:t>
            </w:r>
          </w:p>
        </w:tc>
        <w:tc>
          <w:tcPr>
            <w:tcW w:w="2340" w:type="dxa"/>
            <w:tcBorders>
              <w:top w:val="single" w:sz="4" w:space="0" w:color="000000"/>
              <w:left w:val="single" w:sz="4" w:space="0" w:color="000000"/>
            </w:tcBorders>
          </w:tcPr>
          <w:p w14:paraId="2235AD78" w14:textId="46D7011A"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True Positives</w:t>
            </w:r>
          </w:p>
        </w:tc>
        <w:tc>
          <w:tcPr>
            <w:tcW w:w="2070" w:type="dxa"/>
            <w:tcBorders>
              <w:top w:val="single" w:sz="4" w:space="0" w:color="000000"/>
            </w:tcBorders>
          </w:tcPr>
          <w:p w14:paraId="32C789C1" w14:textId="77777777"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False Positives</w:t>
            </w:r>
          </w:p>
          <w:p w14:paraId="004CA1D9" w14:textId="4E643E3E" w:rsidR="00FC4908" w:rsidRDefault="00FC4908" w:rsidP="00FC4908">
            <w:pPr>
              <w:jc w:val="center"/>
              <w:cnfStyle w:val="000000000000" w:firstRow="0" w:lastRow="0" w:firstColumn="0" w:lastColumn="0" w:oddVBand="0" w:evenVBand="0" w:oddHBand="0" w:evenHBand="0" w:firstRowFirstColumn="0" w:firstRowLastColumn="0" w:lastRowFirstColumn="0" w:lastRowLastColumn="0"/>
              <w:rPr>
                <w:bCs/>
              </w:rPr>
            </w:pPr>
          </w:p>
        </w:tc>
      </w:tr>
      <w:tr w:rsidR="00B97CDE" w14:paraId="490795FD" w14:textId="77777777" w:rsidTr="00FC4908">
        <w:tc>
          <w:tcPr>
            <w:cnfStyle w:val="001000000000" w:firstRow="0" w:lastRow="0" w:firstColumn="1" w:lastColumn="0" w:oddVBand="0" w:evenVBand="0" w:oddHBand="0" w:evenHBand="0" w:firstRowFirstColumn="0" w:firstRowLastColumn="0" w:lastRowFirstColumn="0" w:lastRowLastColumn="0"/>
            <w:tcW w:w="810" w:type="dxa"/>
            <w:vMerge/>
            <w:tcBorders>
              <w:right w:val="single" w:sz="4" w:space="0" w:color="000000"/>
            </w:tcBorders>
          </w:tcPr>
          <w:p w14:paraId="206CF766" w14:textId="77777777" w:rsidR="00B97CDE" w:rsidRDefault="00B97CDE" w:rsidP="00FC4908">
            <w:pPr>
              <w:jc w:val="center"/>
              <w:rPr>
                <w:bCs/>
              </w:rPr>
            </w:pPr>
          </w:p>
        </w:tc>
        <w:tc>
          <w:tcPr>
            <w:tcW w:w="1083" w:type="dxa"/>
            <w:tcBorders>
              <w:left w:val="single" w:sz="4" w:space="0" w:color="000000"/>
              <w:right w:val="single" w:sz="4" w:space="0" w:color="000000"/>
            </w:tcBorders>
          </w:tcPr>
          <w:p w14:paraId="7AAEEE4C" w14:textId="2AFB095F"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Negative</w:t>
            </w:r>
          </w:p>
        </w:tc>
        <w:tc>
          <w:tcPr>
            <w:tcW w:w="2340" w:type="dxa"/>
            <w:tcBorders>
              <w:left w:val="single" w:sz="4" w:space="0" w:color="000000"/>
            </w:tcBorders>
          </w:tcPr>
          <w:p w14:paraId="0F5BC813" w14:textId="1BDFFB0D"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False negatives</w:t>
            </w:r>
          </w:p>
        </w:tc>
        <w:tc>
          <w:tcPr>
            <w:tcW w:w="2070" w:type="dxa"/>
          </w:tcPr>
          <w:p w14:paraId="4F17398C" w14:textId="58537DE4" w:rsidR="00B97CDE" w:rsidRDefault="00B97CDE" w:rsidP="00FC4908">
            <w:pPr>
              <w:jc w:val="center"/>
              <w:cnfStyle w:val="000000000000" w:firstRow="0" w:lastRow="0" w:firstColumn="0" w:lastColumn="0" w:oddVBand="0" w:evenVBand="0" w:oddHBand="0" w:evenHBand="0" w:firstRowFirstColumn="0" w:firstRowLastColumn="0" w:lastRowFirstColumn="0" w:lastRowLastColumn="0"/>
              <w:rPr>
                <w:bCs/>
              </w:rPr>
            </w:pPr>
            <w:r>
              <w:rPr>
                <w:bCs/>
              </w:rPr>
              <w:t>True Negative</w:t>
            </w:r>
          </w:p>
        </w:tc>
      </w:tr>
    </w:tbl>
    <w:p w14:paraId="5496A868" w14:textId="77777777" w:rsidR="00FC4908" w:rsidRDefault="00FC4908" w:rsidP="00B97CDE">
      <w:pPr>
        <w:rPr>
          <w:bCs/>
          <w:i/>
          <w:iCs/>
          <w:sz w:val="18"/>
          <w:szCs w:val="18"/>
        </w:rPr>
      </w:pPr>
    </w:p>
    <w:p w14:paraId="0986425F" w14:textId="77777777" w:rsidR="00FC4908" w:rsidRDefault="00FC4908" w:rsidP="00B97CDE">
      <w:pPr>
        <w:rPr>
          <w:bCs/>
          <w:i/>
          <w:iCs/>
          <w:sz w:val="18"/>
          <w:szCs w:val="18"/>
        </w:rPr>
      </w:pPr>
    </w:p>
    <w:p w14:paraId="65B78C26" w14:textId="77777777" w:rsidR="00FC4908" w:rsidRDefault="0018429C" w:rsidP="00B97CDE">
      <w:pPr>
        <w:rPr>
          <w:bCs/>
          <w:sz w:val="18"/>
          <w:szCs w:val="18"/>
        </w:rPr>
      </w:pPr>
      <w:r w:rsidRPr="00FC4908">
        <w:rPr>
          <w:bCs/>
          <w:i/>
          <w:iCs/>
          <w:sz w:val="18"/>
          <w:szCs w:val="18"/>
        </w:rPr>
        <w:t>Table 5</w:t>
      </w:r>
      <w:r w:rsidR="00B97CDE" w:rsidRPr="00FC4908">
        <w:rPr>
          <w:bCs/>
          <w:i/>
          <w:iCs/>
          <w:sz w:val="18"/>
          <w:szCs w:val="18"/>
        </w:rPr>
        <w:t>.</w:t>
      </w:r>
      <w:r w:rsidRPr="00FC4908">
        <w:rPr>
          <w:bCs/>
          <w:i/>
          <w:iCs/>
          <w:sz w:val="18"/>
          <w:szCs w:val="18"/>
        </w:rPr>
        <w:t>Confusion matrix</w:t>
      </w:r>
      <w:r w:rsidR="00B97CDE">
        <w:rPr>
          <w:bCs/>
          <w:sz w:val="18"/>
          <w:szCs w:val="18"/>
        </w:rPr>
        <w:t xml:space="preserve"> </w:t>
      </w:r>
    </w:p>
    <w:p w14:paraId="7498DFD1" w14:textId="4D8885EA" w:rsidR="00B97CDE" w:rsidRPr="00FC4908" w:rsidRDefault="00B97CDE" w:rsidP="00B97CDE">
      <w:pPr>
        <w:rPr>
          <w:bCs/>
          <w:sz w:val="18"/>
          <w:szCs w:val="18"/>
        </w:rPr>
      </w:pPr>
      <w:r w:rsidRPr="00FC4908">
        <w:rPr>
          <w:bCs/>
          <w:sz w:val="18"/>
          <w:szCs w:val="18"/>
        </w:rPr>
        <w:t>The matrix offsets a predicted value against the actual value in terms of errors. For an example if an observation is classified as belonging to a class and the actual class is the same as predicted the confusion matrix tells us that it is a true positive.</w:t>
      </w:r>
    </w:p>
    <w:p w14:paraId="23239B40" w14:textId="77777777" w:rsidR="00FA7470" w:rsidRDefault="00FA7470" w:rsidP="00355998">
      <w:pPr>
        <w:rPr>
          <w:bCs/>
          <w:sz w:val="21"/>
          <w:szCs w:val="21"/>
        </w:rPr>
      </w:pPr>
    </w:p>
    <w:p w14:paraId="10425946" w14:textId="68BA449A" w:rsidR="006130C1" w:rsidRDefault="006130C1" w:rsidP="00797BA6">
      <w:pPr>
        <w:ind w:firstLine="720"/>
        <w:rPr>
          <w:bCs/>
          <w:sz w:val="22"/>
          <w:szCs w:val="22"/>
        </w:rPr>
      </w:pPr>
      <w:r w:rsidRPr="00797BA6">
        <w:rPr>
          <w:bCs/>
          <w:sz w:val="22"/>
          <w:szCs w:val="22"/>
        </w:rPr>
        <w:t>In the case of a clear goal a choice for a metric would be more straightforward. For an example, a classification model that is built to find terrorists on an a</w:t>
      </w:r>
      <w:r w:rsidR="00797BA6">
        <w:rPr>
          <w:bCs/>
          <w:sz w:val="22"/>
          <w:szCs w:val="22"/>
        </w:rPr>
        <w:t>irport should have high recall. Since it i</w:t>
      </w:r>
      <w:r w:rsidRPr="00797BA6">
        <w:rPr>
          <w:bCs/>
          <w:sz w:val="22"/>
          <w:szCs w:val="22"/>
        </w:rPr>
        <w:t>s</w:t>
      </w:r>
      <w:r w:rsidR="00797BA6">
        <w:rPr>
          <w:bCs/>
          <w:sz w:val="22"/>
          <w:szCs w:val="22"/>
        </w:rPr>
        <w:t xml:space="preserve"> probably</w:t>
      </w:r>
      <w:r w:rsidRPr="00797BA6">
        <w:rPr>
          <w:bCs/>
          <w:sz w:val="22"/>
          <w:szCs w:val="22"/>
        </w:rPr>
        <w:t xml:space="preserve"> better to find each </w:t>
      </w:r>
      <w:r w:rsidR="00797BA6">
        <w:rPr>
          <w:bCs/>
          <w:sz w:val="22"/>
          <w:szCs w:val="22"/>
        </w:rPr>
        <w:t>possible observation of danger</w:t>
      </w:r>
      <w:r w:rsidRPr="00797BA6">
        <w:rPr>
          <w:bCs/>
          <w:sz w:val="22"/>
          <w:szCs w:val="22"/>
        </w:rPr>
        <w:t xml:space="preserve"> in comparison to assessing how well your model pinpoints the different classes</w:t>
      </w:r>
      <w:r w:rsidR="00797BA6">
        <w:rPr>
          <w:bCs/>
          <w:sz w:val="22"/>
          <w:szCs w:val="22"/>
        </w:rPr>
        <w:t xml:space="preserve"> (i.e. terrorist versus non terrorist)</w:t>
      </w:r>
      <w:r w:rsidRPr="00797BA6">
        <w:rPr>
          <w:bCs/>
          <w:sz w:val="22"/>
          <w:szCs w:val="22"/>
        </w:rPr>
        <w:t xml:space="preserve">. </w:t>
      </w:r>
    </w:p>
    <w:p w14:paraId="26C7E51F" w14:textId="4C36D297" w:rsidR="00797BA6" w:rsidRDefault="00797BA6" w:rsidP="00500493"/>
    <w:p w14:paraId="4561D3CF" w14:textId="7030A942" w:rsidR="006130C1" w:rsidRPr="00355998" w:rsidRDefault="006130C1" w:rsidP="006130C1">
      <w:pPr>
        <w:rPr>
          <w:b/>
          <w:color w:val="000000"/>
          <w:lang w:bidi="he-IL"/>
        </w:rPr>
      </w:pPr>
      <w:r w:rsidRPr="00355998">
        <w:br w:type="page"/>
      </w:r>
    </w:p>
    <w:p w14:paraId="5110ED4E" w14:textId="395D2504" w:rsidR="006130C1" w:rsidRPr="00355998" w:rsidRDefault="006130C1" w:rsidP="0066623D">
      <w:pPr>
        <w:pStyle w:val="Heading2"/>
        <w:jc w:val="center"/>
      </w:pPr>
      <w:r w:rsidRPr="00355998">
        <w:lastRenderedPageBreak/>
        <w:t>Experimental procedure</w:t>
      </w:r>
    </w:p>
    <w:p w14:paraId="62A0F683" w14:textId="34FCA03A" w:rsidR="00CC0644" w:rsidRDefault="00CC0644" w:rsidP="00CC0644">
      <w:pPr>
        <w:ind w:firstLine="720"/>
        <w:rPr>
          <w:sz w:val="22"/>
          <w:szCs w:val="22"/>
        </w:rPr>
      </w:pPr>
      <w:r w:rsidRPr="005B422A">
        <w:rPr>
          <w:sz w:val="22"/>
          <w:szCs w:val="22"/>
        </w:rPr>
        <w:t xml:space="preserve">Two methods are followed. </w:t>
      </w:r>
      <w:r>
        <w:rPr>
          <w:sz w:val="22"/>
          <w:szCs w:val="22"/>
        </w:rPr>
        <w:t xml:space="preserve">A </w:t>
      </w:r>
      <w:r w:rsidRPr="005B422A">
        <w:rPr>
          <w:sz w:val="22"/>
          <w:szCs w:val="22"/>
        </w:rPr>
        <w:t xml:space="preserve">Principal component analysis </w:t>
      </w:r>
      <w:r>
        <w:rPr>
          <w:sz w:val="22"/>
          <w:szCs w:val="22"/>
        </w:rPr>
        <w:t xml:space="preserve">was performed </w:t>
      </w:r>
      <w:r w:rsidRPr="005B422A">
        <w:rPr>
          <w:sz w:val="22"/>
          <w:szCs w:val="22"/>
        </w:rPr>
        <w:t>in order to find not straightforward components t</w:t>
      </w:r>
      <w:r>
        <w:rPr>
          <w:sz w:val="22"/>
          <w:szCs w:val="22"/>
        </w:rPr>
        <w:t xml:space="preserve">hat can be used to classify and </w:t>
      </w:r>
      <w:r w:rsidRPr="005B422A">
        <w:rPr>
          <w:sz w:val="22"/>
          <w:szCs w:val="22"/>
        </w:rPr>
        <w:t xml:space="preserve">inspect the data. </w:t>
      </w:r>
      <w:r>
        <w:rPr>
          <w:sz w:val="22"/>
          <w:szCs w:val="22"/>
        </w:rPr>
        <w:t>The PCAs where used to train the K Nearest Neighbors algorithm and to evaluate whether eye gaze information contain information.</w:t>
      </w:r>
      <w:r w:rsidR="0077366D">
        <w:rPr>
          <w:sz w:val="22"/>
          <w:szCs w:val="22"/>
        </w:rPr>
        <w:t xml:space="preserve"> And feature importance was evaluated on the basis of Tree bases ensemble methods. Both the KNN algorithm and Tree ensemble classifiers were used to predict skill level.</w:t>
      </w:r>
    </w:p>
    <w:p w14:paraId="6FA6CB3E" w14:textId="77777777" w:rsidR="0077366D" w:rsidRDefault="0077366D" w:rsidP="00500493">
      <w:pPr>
        <w:rPr>
          <w:b/>
          <w:bCs/>
        </w:rPr>
      </w:pPr>
    </w:p>
    <w:p w14:paraId="38A2A2F4" w14:textId="2B1DB899" w:rsidR="003D28E6" w:rsidRPr="003D28E6" w:rsidRDefault="00500493" w:rsidP="003D28E6">
      <w:pPr>
        <w:rPr>
          <w:b/>
          <w:bCs/>
        </w:rPr>
      </w:pPr>
      <w:r w:rsidRPr="0066623D">
        <w:rPr>
          <w:b/>
          <w:bCs/>
        </w:rPr>
        <w:t>Dataset</w:t>
      </w:r>
      <w:r w:rsidR="0054676D" w:rsidRPr="0066623D">
        <w:rPr>
          <w:b/>
          <w:bCs/>
        </w:rPr>
        <w:t xml:space="preserve"> processing and feature selection</w:t>
      </w:r>
    </w:p>
    <w:p w14:paraId="525236FE" w14:textId="37148BA3" w:rsidR="003D28E6" w:rsidRPr="003D28E6" w:rsidRDefault="003D28E6" w:rsidP="003D28E6">
      <w:pPr>
        <w:rPr>
          <w:i/>
          <w:iCs/>
          <w:sz w:val="22"/>
          <w:szCs w:val="22"/>
        </w:rPr>
      </w:pPr>
      <w:r w:rsidRPr="003D28E6">
        <w:rPr>
          <w:i/>
          <w:iCs/>
          <w:sz w:val="22"/>
          <w:szCs w:val="22"/>
        </w:rPr>
        <w:t>Features</w:t>
      </w:r>
    </w:p>
    <w:p w14:paraId="36732B14" w14:textId="2A3DAC21" w:rsidR="0084106C" w:rsidRDefault="00B3092D" w:rsidP="003D28E6">
      <w:pPr>
        <w:ind w:firstLine="720"/>
        <w:rPr>
          <w:sz w:val="22"/>
          <w:szCs w:val="22"/>
        </w:rPr>
      </w:pPr>
      <w:r w:rsidRPr="00205871">
        <w:rPr>
          <w:sz w:val="22"/>
          <w:szCs w:val="22"/>
        </w:rPr>
        <w:t xml:space="preserve">The variables used in this study were selected in accordance with the premises of the information reduction theory and adopted from Gegenfurtner et al. (2011) with </w:t>
      </w:r>
      <w:r w:rsidR="0084106C">
        <w:rPr>
          <w:sz w:val="22"/>
          <w:szCs w:val="22"/>
        </w:rPr>
        <w:t xml:space="preserve">a few </w:t>
      </w:r>
      <w:r w:rsidRPr="00205871">
        <w:rPr>
          <w:sz w:val="22"/>
          <w:szCs w:val="22"/>
        </w:rPr>
        <w:t>augmentations.</w:t>
      </w:r>
      <w:r w:rsidR="0077366D">
        <w:rPr>
          <w:sz w:val="22"/>
          <w:szCs w:val="22"/>
        </w:rPr>
        <w:t xml:space="preserve"> </w:t>
      </w:r>
      <w:r w:rsidR="0084106C">
        <w:rPr>
          <w:sz w:val="22"/>
          <w:szCs w:val="22"/>
        </w:rPr>
        <w:t>Global percentage looked at exit and entry points, moveable objects and evidence were computed for both datasets by dividing the amount of time fixated on one of these regions of interest and dividing it by the total fixation duration and multiplying it with 100. The measures for the global features were aggregated per participant over all images for both dataset</w:t>
      </w:r>
      <w:r w:rsidR="003D28E6">
        <w:rPr>
          <w:sz w:val="22"/>
          <w:szCs w:val="22"/>
        </w:rPr>
        <w:t>s</w:t>
      </w:r>
      <w:r w:rsidR="0084106C">
        <w:rPr>
          <w:sz w:val="22"/>
          <w:szCs w:val="22"/>
        </w:rPr>
        <w:t xml:space="preserve">. The fixation coordinates (pixel values) were computed by summing the difference between the X- and Y-coordinates and the consecutive X- and Y-coordinates for every fixation. This was squared and then the square root was taken. Formally we can write this down as: </w:t>
      </w:r>
    </w:p>
    <w:p w14:paraId="7B487E8C" w14:textId="77777777" w:rsidR="0084106C" w:rsidRDefault="0084106C" w:rsidP="0084106C">
      <w:pPr>
        <w:ind w:left="720" w:firstLine="720"/>
        <w:rPr>
          <w:sz w:val="22"/>
          <w:szCs w:val="22"/>
        </w:rPr>
      </w:pPr>
      <w:r>
        <w:rPr>
          <w:sz w:val="22"/>
          <w:szCs w:val="22"/>
        </w:rPr>
        <w:t xml:space="preserve">   </w:t>
      </w:r>
      <w:r>
        <w:rPr>
          <w:sz w:val="22"/>
          <w:szCs w:val="22"/>
        </w:rPr>
        <w:tab/>
      </w:r>
      <w:r>
        <w:rPr>
          <w:sz w:val="22"/>
          <w:szCs w:val="22"/>
        </w:rPr>
        <w:tab/>
      </w:r>
      <w:r>
        <w:rPr>
          <w:noProof/>
          <w:sz w:val="22"/>
          <w:szCs w:val="22"/>
          <w:lang w:bidi="he-IL"/>
        </w:rPr>
        <w:drawing>
          <wp:inline distT="0" distB="0" distL="0" distR="0" wp14:anchorId="6BB67401" wp14:editId="518D4804">
            <wp:extent cx="16764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CogsEqn (6).png"/>
                    <pic:cNvPicPr/>
                  </pic:nvPicPr>
                  <pic:blipFill>
                    <a:blip r:embed="rId22">
                      <a:extLst>
                        <a:ext uri="{28A0092B-C50C-407E-A947-70E740481C1C}">
                          <a14:useLocalDpi xmlns:a14="http://schemas.microsoft.com/office/drawing/2010/main" val="0"/>
                        </a:ext>
                      </a:extLst>
                    </a:blip>
                    <a:stretch>
                      <a:fillRect/>
                    </a:stretch>
                  </pic:blipFill>
                  <pic:spPr>
                    <a:xfrm>
                      <a:off x="0" y="0"/>
                      <a:ext cx="1676400" cy="190500"/>
                    </a:xfrm>
                    <a:prstGeom prst="rect">
                      <a:avLst/>
                    </a:prstGeom>
                  </pic:spPr>
                </pic:pic>
              </a:graphicData>
            </a:graphic>
          </wp:inline>
        </w:drawing>
      </w:r>
      <w:r>
        <w:rPr>
          <w:sz w:val="22"/>
          <w:szCs w:val="22"/>
        </w:rPr>
        <w:t xml:space="preserve"> </w:t>
      </w:r>
      <w:r>
        <w:rPr>
          <w:sz w:val="22"/>
          <w:szCs w:val="22"/>
        </w:rPr>
        <w:tab/>
      </w:r>
      <w:r>
        <w:rPr>
          <w:sz w:val="22"/>
          <w:szCs w:val="22"/>
        </w:rPr>
        <w:tab/>
      </w:r>
      <w:r>
        <w:rPr>
          <w:sz w:val="22"/>
          <w:szCs w:val="22"/>
        </w:rPr>
        <w:tab/>
      </w:r>
      <w:r>
        <w:rPr>
          <w:sz w:val="22"/>
          <w:szCs w:val="22"/>
        </w:rPr>
        <w:tab/>
        <w:t xml:space="preserve"> </w:t>
      </w:r>
    </w:p>
    <w:p w14:paraId="272BAA5C" w14:textId="77777777" w:rsidR="0084106C" w:rsidRDefault="0084106C" w:rsidP="0084106C">
      <w:pPr>
        <w:ind w:firstLine="720"/>
        <w:rPr>
          <w:sz w:val="22"/>
          <w:szCs w:val="22"/>
        </w:rPr>
      </w:pPr>
    </w:p>
    <w:p w14:paraId="039CEE6B" w14:textId="1C6D608D" w:rsidR="0084106C" w:rsidRPr="003D28E6" w:rsidRDefault="003D28E6" w:rsidP="003D28E6">
      <w:pPr>
        <w:ind w:firstLine="720"/>
        <w:rPr>
          <w:sz w:val="22"/>
          <w:szCs w:val="22"/>
        </w:rPr>
      </w:pPr>
      <w:r>
        <w:rPr>
          <w:rFonts w:cstheme="majorBidi"/>
          <w:bCs/>
          <w:sz w:val="22"/>
          <w:szCs w:val="22"/>
        </w:rPr>
        <w:t>W</w:t>
      </w:r>
      <w:r w:rsidRPr="00205871">
        <w:rPr>
          <w:rFonts w:cstheme="majorBidi"/>
          <w:bCs/>
          <w:sz w:val="22"/>
          <w:szCs w:val="22"/>
        </w:rPr>
        <w:t>e hypothesize</w:t>
      </w:r>
      <w:r>
        <w:rPr>
          <w:rFonts w:cstheme="majorBidi"/>
          <w:bCs/>
          <w:sz w:val="22"/>
          <w:szCs w:val="22"/>
        </w:rPr>
        <w:t>d</w:t>
      </w:r>
      <w:r w:rsidRPr="00205871">
        <w:rPr>
          <w:rFonts w:cstheme="majorBidi"/>
          <w:bCs/>
          <w:sz w:val="22"/>
          <w:szCs w:val="22"/>
        </w:rPr>
        <w:t xml:space="preserve"> that experts have more fixations on relevant objects and fewer fixation on redundant objects. Relevant fixations (duration and number of fixations) are computed by amounting the numbers or the time spent looking at evidence. Redundant fi</w:t>
      </w:r>
      <w:r>
        <w:rPr>
          <w:rFonts w:cstheme="majorBidi"/>
          <w:bCs/>
          <w:sz w:val="22"/>
          <w:szCs w:val="22"/>
        </w:rPr>
        <w:t>xations (duration and number) are</w:t>
      </w:r>
      <w:r w:rsidRPr="00205871">
        <w:rPr>
          <w:rFonts w:cstheme="majorBidi"/>
          <w:bCs/>
          <w:sz w:val="22"/>
          <w:szCs w:val="22"/>
        </w:rPr>
        <w:t xml:space="preserve"> computed by amounting the number and time spent at not looking at evidence.</w:t>
      </w:r>
      <w:r w:rsidRPr="00500493">
        <w:rPr>
          <w:i/>
          <w:iCs/>
          <w:sz w:val="22"/>
          <w:szCs w:val="22"/>
        </w:rPr>
        <w:t xml:space="preserve"> </w:t>
      </w:r>
      <w:r w:rsidR="0084106C">
        <w:rPr>
          <w:sz w:val="22"/>
          <w:szCs w:val="22"/>
        </w:rPr>
        <w:t xml:space="preserve">The features differed between the local and global analysis because the global analysis was aggregated per participant. </w:t>
      </w:r>
      <w:r>
        <w:rPr>
          <w:sz w:val="22"/>
          <w:szCs w:val="22"/>
        </w:rPr>
        <w:t>In addition</w:t>
      </w:r>
      <w:r w:rsidR="0084106C">
        <w:rPr>
          <w:sz w:val="22"/>
          <w:szCs w:val="22"/>
        </w:rPr>
        <w:t xml:space="preserve">, mean values were computed since participants viewed multiple images. </w:t>
      </w:r>
      <w:r>
        <w:rPr>
          <w:sz w:val="22"/>
          <w:szCs w:val="22"/>
        </w:rPr>
        <w:t>Table 5 shows an overview of the features and a division per level.</w:t>
      </w:r>
    </w:p>
    <w:p w14:paraId="6A3C7DA8" w14:textId="77777777" w:rsidR="0066623D" w:rsidRPr="00500493" w:rsidRDefault="0066623D" w:rsidP="0066623D">
      <w:pPr>
        <w:rPr>
          <w:b/>
          <w:bCs/>
          <w:i/>
          <w:iCs/>
          <w:sz w:val="22"/>
          <w:szCs w:val="22"/>
        </w:rPr>
      </w:pPr>
      <w:r w:rsidRPr="00932CF6">
        <w:rPr>
          <w:b/>
          <w:bCs/>
          <w:i/>
          <w:iCs/>
          <w:noProof/>
          <w:sz w:val="22"/>
          <w:szCs w:val="22"/>
          <w:lang w:bidi="he-IL"/>
        </w:rPr>
        <w:drawing>
          <wp:anchor distT="0" distB="0" distL="114300" distR="114300" simplePos="0" relativeHeight="251707392" behindDoc="1" locked="0" layoutInCell="1" allowOverlap="1" wp14:anchorId="2DAD84B4" wp14:editId="74C8ABBA">
            <wp:simplePos x="0" y="0"/>
            <wp:positionH relativeFrom="column">
              <wp:posOffset>-74246</wp:posOffset>
            </wp:positionH>
            <wp:positionV relativeFrom="paragraph">
              <wp:posOffset>178435</wp:posOffset>
            </wp:positionV>
            <wp:extent cx="3154680" cy="2484755"/>
            <wp:effectExtent l="0" t="0" r="0" b="4445"/>
            <wp:wrapTight wrapText="bothSides">
              <wp:wrapPolygon edited="0">
                <wp:start x="0" y="0"/>
                <wp:lineTo x="0" y="21528"/>
                <wp:lineTo x="21478" y="21528"/>
                <wp:lineTo x="2147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25 at 9.53.53 AM.png"/>
                    <pic:cNvPicPr/>
                  </pic:nvPicPr>
                  <pic:blipFill rotWithShape="1">
                    <a:blip r:embed="rId23" cstate="print">
                      <a:extLst>
                        <a:ext uri="{28A0092B-C50C-407E-A947-70E740481C1C}">
                          <a14:useLocalDpi xmlns:a14="http://schemas.microsoft.com/office/drawing/2010/main" val="0"/>
                        </a:ext>
                      </a:extLst>
                    </a:blip>
                    <a:srcRect r="2281"/>
                    <a:stretch/>
                  </pic:blipFill>
                  <pic:spPr bwMode="auto">
                    <a:xfrm>
                      <a:off x="0" y="0"/>
                      <a:ext cx="3154680" cy="2484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2CF6">
        <w:rPr>
          <w:b/>
          <w:bCs/>
          <w:i/>
          <w:iCs/>
          <w:noProof/>
          <w:sz w:val="22"/>
          <w:szCs w:val="22"/>
          <w:lang w:bidi="he-IL"/>
        </w:rPr>
        <w:drawing>
          <wp:anchor distT="0" distB="0" distL="114300" distR="114300" simplePos="0" relativeHeight="251706368" behindDoc="1" locked="0" layoutInCell="1" allowOverlap="1" wp14:anchorId="51710391" wp14:editId="77A2BB66">
            <wp:simplePos x="0" y="0"/>
            <wp:positionH relativeFrom="column">
              <wp:posOffset>2874596</wp:posOffset>
            </wp:positionH>
            <wp:positionV relativeFrom="paragraph">
              <wp:posOffset>147320</wp:posOffset>
            </wp:positionV>
            <wp:extent cx="3665855" cy="2517775"/>
            <wp:effectExtent l="0" t="0" r="4445" b="0"/>
            <wp:wrapTight wrapText="bothSides">
              <wp:wrapPolygon edited="0">
                <wp:start x="0" y="0"/>
                <wp:lineTo x="0" y="21464"/>
                <wp:lineTo x="21551" y="21464"/>
                <wp:lineTo x="215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25 at 9.50.53 AM.png"/>
                    <pic:cNvPicPr/>
                  </pic:nvPicPr>
                  <pic:blipFill rotWithShape="1">
                    <a:blip r:embed="rId24" cstate="print">
                      <a:extLst>
                        <a:ext uri="{28A0092B-C50C-407E-A947-70E740481C1C}">
                          <a14:useLocalDpi xmlns:a14="http://schemas.microsoft.com/office/drawing/2010/main" val="0"/>
                        </a:ext>
                      </a:extLst>
                    </a:blip>
                    <a:srcRect t="1598" b="3031"/>
                    <a:stretch/>
                  </pic:blipFill>
                  <pic:spPr bwMode="auto">
                    <a:xfrm>
                      <a:off x="0" y="0"/>
                      <a:ext cx="3665855" cy="251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EDAB4" w14:textId="77777777" w:rsidR="003D28E6" w:rsidRDefault="003D28E6" w:rsidP="003D28E6">
      <w:pPr>
        <w:rPr>
          <w:sz w:val="22"/>
          <w:szCs w:val="22"/>
        </w:rPr>
      </w:pPr>
    </w:p>
    <w:p w14:paraId="26FED3F8" w14:textId="6C57F042" w:rsidR="003D28E6" w:rsidRDefault="003D28E6" w:rsidP="003D28E6">
      <w:pPr>
        <w:rPr>
          <w:sz w:val="18"/>
          <w:szCs w:val="18"/>
        </w:rPr>
      </w:pPr>
      <w:r>
        <w:rPr>
          <w:sz w:val="18"/>
          <w:szCs w:val="18"/>
        </w:rPr>
        <w:t>Figure 7</w:t>
      </w:r>
      <w:r>
        <w:rPr>
          <w:sz w:val="18"/>
          <w:szCs w:val="18"/>
        </w:rPr>
        <w:t xml:space="preserve">. </w:t>
      </w:r>
      <w:r w:rsidRPr="00A15877">
        <w:rPr>
          <w:sz w:val="18"/>
          <w:szCs w:val="18"/>
        </w:rPr>
        <w:t>Scree-plots show that for the crime scene inspection task 98% of the variance in skill can be accounted to 4 components. Similarly 98% of the variance in skill can be attributed to 6 components in the change blindness dataset. Computations were done by conducting a Grid search on values ranging from 1% to 100% in steps of 5%.</w:t>
      </w:r>
    </w:p>
    <w:p w14:paraId="19168F96" w14:textId="77777777" w:rsidR="003D28E6" w:rsidRDefault="003D28E6" w:rsidP="003D28E6">
      <w:pPr>
        <w:ind w:firstLine="720"/>
        <w:rPr>
          <w:sz w:val="18"/>
          <w:szCs w:val="18"/>
        </w:rPr>
      </w:pPr>
    </w:p>
    <w:p w14:paraId="2C29042F" w14:textId="77777777" w:rsidR="003D28E6" w:rsidRDefault="003D28E6" w:rsidP="003D28E6">
      <w:pPr>
        <w:rPr>
          <w:sz w:val="22"/>
          <w:szCs w:val="22"/>
        </w:rPr>
      </w:pPr>
    </w:p>
    <w:tbl>
      <w:tblPr>
        <w:tblStyle w:val="ListTable1Light"/>
        <w:tblW w:w="12150" w:type="dxa"/>
        <w:tblInd w:w="-270" w:type="dxa"/>
        <w:tblLook w:val="04A0" w:firstRow="1" w:lastRow="0" w:firstColumn="1" w:lastColumn="0" w:noHBand="0" w:noVBand="1"/>
      </w:tblPr>
      <w:tblGrid>
        <w:gridCol w:w="2340"/>
        <w:gridCol w:w="4500"/>
        <w:gridCol w:w="5310"/>
      </w:tblGrid>
      <w:tr w:rsidR="003D28E6" w14:paraId="0FF2E33B" w14:textId="77777777" w:rsidTr="003D2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78F5B66" w14:textId="77777777" w:rsidR="003D28E6" w:rsidRPr="0054676D" w:rsidRDefault="003D28E6" w:rsidP="00F111E9">
            <w:pPr>
              <w:rPr>
                <w:sz w:val="21"/>
                <w:szCs w:val="21"/>
              </w:rPr>
            </w:pPr>
          </w:p>
        </w:tc>
        <w:tc>
          <w:tcPr>
            <w:tcW w:w="4500" w:type="dxa"/>
            <w:tcBorders>
              <w:bottom w:val="thinThickSmallGap" w:sz="24" w:space="0" w:color="000000"/>
            </w:tcBorders>
          </w:tcPr>
          <w:p w14:paraId="71B2253A" w14:textId="77777777" w:rsidR="003D28E6" w:rsidRPr="0054676D" w:rsidRDefault="003D28E6" w:rsidP="00F111E9">
            <w:pPr>
              <w:cnfStyle w:val="100000000000" w:firstRow="1" w:lastRow="0" w:firstColumn="0" w:lastColumn="0" w:oddVBand="0" w:evenVBand="0" w:oddHBand="0" w:evenHBand="0" w:firstRowFirstColumn="0" w:firstRowLastColumn="0" w:lastRowFirstColumn="0" w:lastRowLastColumn="0"/>
            </w:pPr>
            <w:r w:rsidRPr="0054676D">
              <w:t>Crime scene exploration task</w:t>
            </w:r>
          </w:p>
        </w:tc>
        <w:tc>
          <w:tcPr>
            <w:tcW w:w="5310" w:type="dxa"/>
            <w:tcBorders>
              <w:bottom w:val="thinThickSmallGap" w:sz="24" w:space="0" w:color="000000"/>
            </w:tcBorders>
          </w:tcPr>
          <w:p w14:paraId="5A4B25B8" w14:textId="77777777" w:rsidR="003D28E6" w:rsidRPr="0054676D" w:rsidRDefault="003D28E6" w:rsidP="00F111E9">
            <w:pPr>
              <w:cnfStyle w:val="100000000000" w:firstRow="1" w:lastRow="0" w:firstColumn="0" w:lastColumn="0" w:oddVBand="0" w:evenVBand="0" w:oddHBand="0" w:evenHBand="0" w:firstRowFirstColumn="0" w:firstRowLastColumn="0" w:lastRowFirstColumn="0" w:lastRowLastColumn="0"/>
            </w:pPr>
            <w:r w:rsidRPr="0054676D">
              <w:t>Change blindness task</w:t>
            </w:r>
          </w:p>
        </w:tc>
      </w:tr>
      <w:tr w:rsidR="003D28E6" w14:paraId="6DB60B03" w14:textId="77777777" w:rsidTr="003D2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right w:val="thinThickSmallGap" w:sz="24" w:space="0" w:color="000000"/>
            </w:tcBorders>
          </w:tcPr>
          <w:p w14:paraId="74040AAC" w14:textId="77777777" w:rsidR="003D28E6" w:rsidRPr="0054676D" w:rsidRDefault="003D28E6" w:rsidP="00F111E9">
            <w:r w:rsidRPr="0054676D">
              <w:t>Global</w:t>
            </w:r>
          </w:p>
          <w:p w14:paraId="5A1A6A2F" w14:textId="77777777" w:rsidR="003D28E6" w:rsidRPr="0054676D" w:rsidRDefault="003D28E6" w:rsidP="00F111E9">
            <w:pPr>
              <w:rPr>
                <w:sz w:val="21"/>
                <w:szCs w:val="21"/>
              </w:rPr>
            </w:pPr>
          </w:p>
          <w:p w14:paraId="42687719" w14:textId="77777777" w:rsidR="003D28E6" w:rsidRPr="0054676D" w:rsidRDefault="003D28E6" w:rsidP="00F111E9">
            <w:pPr>
              <w:rPr>
                <w:b w:val="0"/>
                <w:bCs w:val="0"/>
                <w:i/>
                <w:iCs/>
                <w:sz w:val="21"/>
                <w:szCs w:val="21"/>
              </w:rPr>
            </w:pPr>
            <w:r w:rsidRPr="0054676D">
              <w:rPr>
                <w:b w:val="0"/>
                <w:bCs w:val="0"/>
                <w:i/>
                <w:iCs/>
                <w:sz w:val="21"/>
                <w:szCs w:val="21"/>
              </w:rPr>
              <w:t>Aggregated per participant</w:t>
            </w:r>
          </w:p>
        </w:tc>
        <w:tc>
          <w:tcPr>
            <w:tcW w:w="4500" w:type="dxa"/>
            <w:tcBorders>
              <w:top w:val="thinThickSmallGap" w:sz="24" w:space="0" w:color="000000"/>
              <w:left w:val="thinThickSmallGap" w:sz="24" w:space="0" w:color="000000"/>
            </w:tcBorders>
          </w:tcPr>
          <w:p w14:paraId="3CADD4BF"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exit and entry points</w:t>
            </w:r>
          </w:p>
          <w:p w14:paraId="73C774FB"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moveable objects</w:t>
            </w:r>
          </w:p>
          <w:p w14:paraId="45DFB9F8"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evidence</w:t>
            </w:r>
          </w:p>
          <w:p w14:paraId="32EE3171"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fixation duration</w:t>
            </w:r>
          </w:p>
          <w:p w14:paraId="76EB876D"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relevant and irrelevant number of fixation</w:t>
            </w:r>
          </w:p>
          <w:p w14:paraId="44B75676"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fixation coordinates (Pixels)</w:t>
            </w:r>
          </w:p>
          <w:p w14:paraId="487CBC11"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4 principal components</w:t>
            </w:r>
          </w:p>
        </w:tc>
        <w:tc>
          <w:tcPr>
            <w:tcW w:w="5310" w:type="dxa"/>
            <w:tcBorders>
              <w:top w:val="thinThickSmallGap" w:sz="24" w:space="0" w:color="000000"/>
            </w:tcBorders>
          </w:tcPr>
          <w:p w14:paraId="7447B1CA"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exit and entry points</w:t>
            </w:r>
          </w:p>
          <w:p w14:paraId="7D7C7582"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moveable objects</w:t>
            </w:r>
          </w:p>
          <w:p w14:paraId="2AB5086B"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 looked at evidence</w:t>
            </w:r>
          </w:p>
          <w:p w14:paraId="7E10C503"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fixation duration</w:t>
            </w:r>
          </w:p>
          <w:p w14:paraId="6463039E"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relevant and irrelevant number of fixation</w:t>
            </w:r>
          </w:p>
          <w:p w14:paraId="458EA43B"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Mean fixation coordinates (Pixels)</w:t>
            </w:r>
          </w:p>
          <w:p w14:paraId="0C3F517D"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r w:rsidRPr="0054676D">
              <w:rPr>
                <w:sz w:val="21"/>
                <w:szCs w:val="21"/>
              </w:rPr>
              <w:t>6 principal components</w:t>
            </w:r>
          </w:p>
          <w:p w14:paraId="7425EB05" w14:textId="77777777" w:rsidR="003D28E6" w:rsidRPr="0054676D" w:rsidRDefault="003D28E6" w:rsidP="00F111E9">
            <w:pPr>
              <w:cnfStyle w:val="000000100000" w:firstRow="0" w:lastRow="0" w:firstColumn="0" w:lastColumn="0" w:oddVBand="0" w:evenVBand="0" w:oddHBand="1" w:evenHBand="0" w:firstRowFirstColumn="0" w:firstRowLastColumn="0" w:lastRowFirstColumn="0" w:lastRowLastColumn="0"/>
              <w:rPr>
                <w:sz w:val="21"/>
                <w:szCs w:val="21"/>
              </w:rPr>
            </w:pPr>
          </w:p>
        </w:tc>
      </w:tr>
      <w:tr w:rsidR="003D28E6" w14:paraId="78539C42" w14:textId="77777777" w:rsidTr="003D28E6">
        <w:tc>
          <w:tcPr>
            <w:cnfStyle w:val="001000000000" w:firstRow="0" w:lastRow="0" w:firstColumn="1" w:lastColumn="0" w:oddVBand="0" w:evenVBand="0" w:oddHBand="0" w:evenHBand="0" w:firstRowFirstColumn="0" w:firstRowLastColumn="0" w:lastRowFirstColumn="0" w:lastRowLastColumn="0"/>
            <w:tcW w:w="2340" w:type="dxa"/>
            <w:tcBorders>
              <w:right w:val="thinThickSmallGap" w:sz="24" w:space="0" w:color="000000"/>
            </w:tcBorders>
          </w:tcPr>
          <w:p w14:paraId="7BD15704" w14:textId="77777777" w:rsidR="003D28E6" w:rsidRPr="0054676D" w:rsidRDefault="003D28E6" w:rsidP="00F111E9">
            <w:pPr>
              <w:rPr>
                <w:sz w:val="22"/>
                <w:szCs w:val="22"/>
              </w:rPr>
            </w:pPr>
            <w:r w:rsidRPr="0054676D">
              <w:rPr>
                <w:sz w:val="22"/>
                <w:szCs w:val="22"/>
              </w:rPr>
              <w:t>Local</w:t>
            </w:r>
          </w:p>
          <w:p w14:paraId="29042812" w14:textId="77777777" w:rsidR="003D28E6" w:rsidRPr="0054676D" w:rsidRDefault="003D28E6" w:rsidP="00F111E9">
            <w:pPr>
              <w:rPr>
                <w:b w:val="0"/>
                <w:bCs w:val="0"/>
                <w:i/>
                <w:iCs/>
                <w:sz w:val="21"/>
                <w:szCs w:val="21"/>
              </w:rPr>
            </w:pPr>
            <w:r w:rsidRPr="0054676D">
              <w:rPr>
                <w:b w:val="0"/>
                <w:bCs w:val="0"/>
                <w:i/>
                <w:iCs/>
                <w:sz w:val="21"/>
                <w:szCs w:val="21"/>
              </w:rPr>
              <w:t>Aggregated per photo</w:t>
            </w:r>
          </w:p>
        </w:tc>
        <w:tc>
          <w:tcPr>
            <w:tcW w:w="4500" w:type="dxa"/>
            <w:tcBorders>
              <w:left w:val="thinThickSmallGap" w:sz="24" w:space="0" w:color="000000"/>
            </w:tcBorders>
          </w:tcPr>
          <w:p w14:paraId="1F81F882"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r w:rsidRPr="0054676D">
              <w:rPr>
                <w:sz w:val="21"/>
                <w:szCs w:val="21"/>
              </w:rPr>
              <w:t>Relevant/irrelevant number of fixations</w:t>
            </w:r>
          </w:p>
          <w:p w14:paraId="58274F05"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r w:rsidRPr="0054676D">
              <w:rPr>
                <w:sz w:val="21"/>
                <w:szCs w:val="21"/>
              </w:rPr>
              <w:t>Releva</w:t>
            </w:r>
            <w:r>
              <w:rPr>
                <w:sz w:val="21"/>
                <w:szCs w:val="21"/>
              </w:rPr>
              <w:t>nt/irrelevant Fixation duration</w:t>
            </w:r>
          </w:p>
          <w:p w14:paraId="770F4AB4"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p>
        </w:tc>
        <w:tc>
          <w:tcPr>
            <w:tcW w:w="5310" w:type="dxa"/>
          </w:tcPr>
          <w:p w14:paraId="20B1DE11"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r w:rsidRPr="0054676D">
              <w:rPr>
                <w:sz w:val="21"/>
                <w:szCs w:val="21"/>
              </w:rPr>
              <w:t>Relevant/irrelevant number of fixations</w:t>
            </w:r>
          </w:p>
          <w:p w14:paraId="62A1039F"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r w:rsidRPr="0054676D">
              <w:rPr>
                <w:sz w:val="21"/>
                <w:szCs w:val="21"/>
              </w:rPr>
              <w:t>Relevant/irrelevant fixation duration</w:t>
            </w:r>
          </w:p>
          <w:p w14:paraId="5614D59C" w14:textId="77777777" w:rsidR="003D28E6" w:rsidRPr="0054676D" w:rsidRDefault="003D28E6" w:rsidP="00F111E9">
            <w:pPr>
              <w:cnfStyle w:val="000000000000" w:firstRow="0" w:lastRow="0" w:firstColumn="0" w:lastColumn="0" w:oddVBand="0" w:evenVBand="0" w:oddHBand="0" w:evenHBand="0" w:firstRowFirstColumn="0" w:firstRowLastColumn="0" w:lastRowFirstColumn="0" w:lastRowLastColumn="0"/>
              <w:rPr>
                <w:sz w:val="21"/>
                <w:szCs w:val="21"/>
              </w:rPr>
            </w:pPr>
          </w:p>
        </w:tc>
      </w:tr>
    </w:tbl>
    <w:p w14:paraId="3A9E80F8" w14:textId="77777777" w:rsidR="003D28E6" w:rsidRDefault="003D28E6" w:rsidP="003D28E6">
      <w:pPr>
        <w:rPr>
          <w:i/>
          <w:iCs/>
          <w:sz w:val="22"/>
          <w:szCs w:val="22"/>
        </w:rPr>
      </w:pPr>
    </w:p>
    <w:p w14:paraId="169A61E5" w14:textId="3F7B7298" w:rsidR="003D28E6" w:rsidRDefault="003D28E6" w:rsidP="00E77731">
      <w:pPr>
        <w:rPr>
          <w:sz w:val="22"/>
          <w:szCs w:val="22"/>
        </w:rPr>
      </w:pPr>
      <w:r w:rsidRPr="003D28E6">
        <w:rPr>
          <w:i/>
          <w:iCs/>
          <w:sz w:val="18"/>
          <w:szCs w:val="18"/>
        </w:rPr>
        <w:t>Table 5</w:t>
      </w:r>
      <w:r w:rsidRPr="003D28E6">
        <w:rPr>
          <w:i/>
          <w:iCs/>
          <w:sz w:val="18"/>
          <w:szCs w:val="18"/>
        </w:rPr>
        <w:t xml:space="preserve">. </w:t>
      </w:r>
      <w:r w:rsidRPr="003D28E6">
        <w:rPr>
          <w:i/>
          <w:iCs/>
          <w:sz w:val="18"/>
          <w:szCs w:val="18"/>
        </w:rPr>
        <w:t>Operationalization of theories to eye movement measures</w:t>
      </w:r>
      <w:r>
        <w:rPr>
          <w:i/>
          <w:iCs/>
          <w:sz w:val="18"/>
          <w:szCs w:val="18"/>
        </w:rPr>
        <w:t xml:space="preserve">. The features are divided into a Global level and a Local level. </w:t>
      </w:r>
      <w:r w:rsidRPr="003D28E6">
        <w:rPr>
          <w:i/>
          <w:iCs/>
          <w:sz w:val="18"/>
          <w:szCs w:val="18"/>
        </w:rPr>
        <w:t>A</w:t>
      </w:r>
      <w:r w:rsidRPr="003D28E6">
        <w:rPr>
          <w:i/>
          <w:iCs/>
          <w:sz w:val="18"/>
          <w:szCs w:val="18"/>
        </w:rPr>
        <w:t xml:space="preserve">dopted from Gegenfurtner et al. </w:t>
      </w:r>
      <w:r w:rsidRPr="003D28E6">
        <w:rPr>
          <w:i/>
          <w:iCs/>
          <w:sz w:val="18"/>
          <w:szCs w:val="18"/>
        </w:rPr>
        <w:t>(2011</w:t>
      </w:r>
      <w:r>
        <w:rPr>
          <w:i/>
          <w:iCs/>
          <w:sz w:val="18"/>
          <w:szCs w:val="18"/>
        </w:rPr>
        <w:t>)</w:t>
      </w:r>
      <w:r>
        <w:rPr>
          <w:sz w:val="22"/>
          <w:szCs w:val="22"/>
        </w:rPr>
        <w:t xml:space="preserve"> </w:t>
      </w:r>
    </w:p>
    <w:p w14:paraId="7B53954B" w14:textId="77777777" w:rsidR="003D28E6" w:rsidRDefault="003D28E6" w:rsidP="003D28E6">
      <w:pPr>
        <w:ind w:firstLine="720"/>
        <w:rPr>
          <w:sz w:val="22"/>
          <w:szCs w:val="22"/>
        </w:rPr>
      </w:pPr>
    </w:p>
    <w:p w14:paraId="0EA8C328" w14:textId="344F12E1" w:rsidR="003D28E6" w:rsidRDefault="003D28E6" w:rsidP="00AA5F66">
      <w:pPr>
        <w:ind w:firstLine="720"/>
        <w:rPr>
          <w:sz w:val="22"/>
          <w:szCs w:val="22"/>
        </w:rPr>
      </w:pPr>
      <w:r>
        <w:rPr>
          <w:sz w:val="22"/>
          <w:szCs w:val="22"/>
        </w:rPr>
        <w:t>Feature correlations are computed for both datasets and inspected. Figure 7 shows the pairwise correlations between features. M</w:t>
      </w:r>
      <w:r>
        <w:rPr>
          <w:sz w:val="22"/>
          <w:szCs w:val="22"/>
        </w:rPr>
        <w:t xml:space="preserve">ost features do not correlate with </w:t>
      </w:r>
      <w:r>
        <w:rPr>
          <w:sz w:val="22"/>
          <w:szCs w:val="22"/>
        </w:rPr>
        <w:t>each other</w:t>
      </w:r>
      <w:r>
        <w:rPr>
          <w:sz w:val="22"/>
          <w:szCs w:val="22"/>
        </w:rPr>
        <w:t xml:space="preserve">. Strong correlations are found between relevant fixation duration and fixation duration </w:t>
      </w:r>
      <w:r w:rsidR="00AA5F66" w:rsidRPr="00AA5F66">
        <w:rPr>
          <w:i/>
          <w:iCs/>
          <w:sz w:val="22"/>
          <w:szCs w:val="22"/>
        </w:rPr>
        <w:t xml:space="preserve">r </w:t>
      </w:r>
      <w:r w:rsidR="00AA5F66">
        <w:rPr>
          <w:sz w:val="22"/>
          <w:szCs w:val="22"/>
        </w:rPr>
        <w:t>= .99</w:t>
      </w:r>
      <w:r>
        <w:rPr>
          <w:sz w:val="22"/>
          <w:szCs w:val="22"/>
        </w:rPr>
        <w:t xml:space="preserve"> but this was expected to correlate since relevant fixation</w:t>
      </w:r>
      <w:r w:rsidR="00AA5F66">
        <w:rPr>
          <w:sz w:val="22"/>
          <w:szCs w:val="22"/>
        </w:rPr>
        <w:t>s are</w:t>
      </w:r>
      <w:r>
        <w:rPr>
          <w:sz w:val="22"/>
          <w:szCs w:val="22"/>
        </w:rPr>
        <w:t xml:space="preserve"> computed from </w:t>
      </w:r>
      <w:r w:rsidR="00AA5F66">
        <w:rPr>
          <w:sz w:val="22"/>
          <w:szCs w:val="22"/>
        </w:rPr>
        <w:t xml:space="preserve">the </w:t>
      </w:r>
      <w:r>
        <w:rPr>
          <w:sz w:val="22"/>
          <w:szCs w:val="22"/>
        </w:rPr>
        <w:t xml:space="preserve">total fixation duration. </w:t>
      </w:r>
      <w:r w:rsidR="00AA5F66">
        <w:rPr>
          <w:sz w:val="22"/>
          <w:szCs w:val="22"/>
        </w:rPr>
        <w:t>Similarly</w:t>
      </w:r>
      <w:r>
        <w:rPr>
          <w:sz w:val="22"/>
          <w:szCs w:val="22"/>
        </w:rPr>
        <w:t xml:space="preserve"> irrelevant number of fixations and relevant fixations correlate</w:t>
      </w:r>
      <w:r w:rsidR="00AA5F66">
        <w:rPr>
          <w:sz w:val="22"/>
          <w:szCs w:val="22"/>
        </w:rPr>
        <w:t>d</w:t>
      </w:r>
      <w:r>
        <w:rPr>
          <w:sz w:val="22"/>
          <w:szCs w:val="22"/>
        </w:rPr>
        <w:t xml:space="preserve">. These feature were not excluded from analysis since Random </w:t>
      </w:r>
      <w:r w:rsidR="00AA5F66">
        <w:rPr>
          <w:sz w:val="22"/>
          <w:szCs w:val="22"/>
        </w:rPr>
        <w:t>Forests decorrelates</w:t>
      </w:r>
      <w:r>
        <w:rPr>
          <w:sz w:val="22"/>
          <w:szCs w:val="22"/>
        </w:rPr>
        <w:t xml:space="preserve"> features by only considering a subset of features while building random</w:t>
      </w:r>
      <w:r w:rsidR="00AA5F66">
        <w:rPr>
          <w:sz w:val="22"/>
          <w:szCs w:val="22"/>
        </w:rPr>
        <w:t>ized</w:t>
      </w:r>
      <w:r>
        <w:rPr>
          <w:sz w:val="22"/>
          <w:szCs w:val="22"/>
        </w:rPr>
        <w:t xml:space="preserve"> decision trees. Furthermore, the</w:t>
      </w:r>
      <w:r w:rsidR="00AA5F66">
        <w:rPr>
          <w:sz w:val="22"/>
          <w:szCs w:val="22"/>
        </w:rPr>
        <w:t xml:space="preserve"> correlations between</w:t>
      </w:r>
      <w:r>
        <w:rPr>
          <w:sz w:val="22"/>
          <w:szCs w:val="22"/>
        </w:rPr>
        <w:t xml:space="preserve"> features were </w:t>
      </w:r>
      <w:r w:rsidR="00AA5F66">
        <w:rPr>
          <w:sz w:val="22"/>
          <w:szCs w:val="22"/>
        </w:rPr>
        <w:t>masked</w:t>
      </w:r>
      <w:r>
        <w:rPr>
          <w:sz w:val="22"/>
          <w:szCs w:val="22"/>
        </w:rPr>
        <w:t xml:space="preserve"> </w:t>
      </w:r>
      <w:r w:rsidR="00AA5F66">
        <w:rPr>
          <w:sz w:val="22"/>
          <w:szCs w:val="22"/>
        </w:rPr>
        <w:t>as a result of using Principal Components.</w:t>
      </w:r>
    </w:p>
    <w:p w14:paraId="0FAC32DF" w14:textId="77777777" w:rsidR="003D28E6" w:rsidRDefault="003D28E6" w:rsidP="003D28E6">
      <w:pPr>
        <w:rPr>
          <w:sz w:val="22"/>
          <w:szCs w:val="22"/>
        </w:rPr>
      </w:pPr>
    </w:p>
    <w:p w14:paraId="022A7324" w14:textId="77777777" w:rsidR="0066623D" w:rsidRDefault="0066623D" w:rsidP="0066623D">
      <w:pPr>
        <w:rPr>
          <w:sz w:val="18"/>
          <w:szCs w:val="18"/>
        </w:rPr>
      </w:pPr>
    </w:p>
    <w:p w14:paraId="318FCC86" w14:textId="77777777" w:rsidR="0066623D" w:rsidRDefault="0066623D" w:rsidP="0066623D">
      <w:pPr>
        <w:rPr>
          <w:sz w:val="18"/>
          <w:szCs w:val="18"/>
        </w:rPr>
      </w:pPr>
      <w:r>
        <w:rPr>
          <w:b/>
          <w:bCs/>
          <w:noProof/>
          <w:lang w:bidi="he-IL"/>
        </w:rPr>
        <w:drawing>
          <wp:inline distT="0" distB="0" distL="0" distR="0" wp14:anchorId="2D5D0014" wp14:editId="63D8D342">
            <wp:extent cx="2743200" cy="2338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nge_blind_corr.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2338461"/>
                    </a:xfrm>
                    <a:prstGeom prst="rect">
                      <a:avLst/>
                    </a:prstGeom>
                  </pic:spPr>
                </pic:pic>
              </a:graphicData>
            </a:graphic>
          </wp:inline>
        </w:drawing>
      </w:r>
      <w:r>
        <w:rPr>
          <w:noProof/>
          <w:sz w:val="18"/>
          <w:szCs w:val="18"/>
          <w:lang w:bidi="he-IL"/>
        </w:rPr>
        <w:drawing>
          <wp:inline distT="0" distB="0" distL="0" distR="0" wp14:anchorId="102D7C92" wp14:editId="3C10AE9A">
            <wp:extent cx="2743200" cy="2326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ye_new_corr.png"/>
                    <pic:cNvPicPr/>
                  </pic:nvPicPr>
                  <pic:blipFill>
                    <a:blip r:embed="rId26">
                      <a:extLst>
                        <a:ext uri="{28A0092B-C50C-407E-A947-70E740481C1C}">
                          <a14:useLocalDpi xmlns:a14="http://schemas.microsoft.com/office/drawing/2010/main" val="0"/>
                        </a:ext>
                      </a:extLst>
                    </a:blip>
                    <a:stretch>
                      <a:fillRect/>
                    </a:stretch>
                  </pic:blipFill>
                  <pic:spPr>
                    <a:xfrm>
                      <a:off x="0" y="0"/>
                      <a:ext cx="2743200" cy="2326445"/>
                    </a:xfrm>
                    <a:prstGeom prst="rect">
                      <a:avLst/>
                    </a:prstGeom>
                  </pic:spPr>
                </pic:pic>
              </a:graphicData>
            </a:graphic>
          </wp:inline>
        </w:drawing>
      </w:r>
    </w:p>
    <w:p w14:paraId="74A5FD1B" w14:textId="77777777" w:rsidR="0066623D" w:rsidRDefault="0066623D" w:rsidP="0066623D">
      <w:pPr>
        <w:rPr>
          <w:sz w:val="18"/>
          <w:szCs w:val="18"/>
        </w:rPr>
      </w:pPr>
      <w:r>
        <w:rPr>
          <w:sz w:val="18"/>
          <w:szCs w:val="18"/>
        </w:rPr>
        <w:t>Change blindness task dataset  feature correlation</w:t>
      </w:r>
      <w:r>
        <w:rPr>
          <w:sz w:val="18"/>
          <w:szCs w:val="18"/>
        </w:rPr>
        <w:tab/>
      </w:r>
      <w:r>
        <w:rPr>
          <w:sz w:val="18"/>
          <w:szCs w:val="18"/>
        </w:rPr>
        <w:tab/>
        <w:t>Crime scene inspection task dataset feature correlations</w:t>
      </w:r>
    </w:p>
    <w:p w14:paraId="7DE80596" w14:textId="77777777" w:rsidR="00E77731" w:rsidRDefault="00E77731" w:rsidP="00AA5F66">
      <w:pPr>
        <w:rPr>
          <w:i/>
          <w:iCs/>
          <w:sz w:val="22"/>
          <w:szCs w:val="22"/>
        </w:rPr>
      </w:pPr>
    </w:p>
    <w:p w14:paraId="73C6253E" w14:textId="59678C5E" w:rsidR="003D28E6" w:rsidRPr="00AA5F66" w:rsidRDefault="003D28E6" w:rsidP="00E77731">
      <w:pPr>
        <w:ind w:firstLine="720"/>
        <w:rPr>
          <w:i/>
          <w:iCs/>
          <w:sz w:val="18"/>
          <w:szCs w:val="18"/>
        </w:rPr>
      </w:pPr>
      <w:r>
        <w:rPr>
          <w:i/>
          <w:iCs/>
          <w:sz w:val="22"/>
          <w:szCs w:val="22"/>
        </w:rPr>
        <w:t>F</w:t>
      </w:r>
      <w:r w:rsidR="00AA5F66">
        <w:rPr>
          <w:sz w:val="18"/>
          <w:szCs w:val="18"/>
        </w:rPr>
        <w:t xml:space="preserve">igure 7. </w:t>
      </w:r>
      <w:r>
        <w:rPr>
          <w:sz w:val="18"/>
          <w:szCs w:val="18"/>
        </w:rPr>
        <w:t xml:space="preserve">Correlations between features. </w:t>
      </w:r>
      <w:r w:rsidR="00AA5F66">
        <w:rPr>
          <w:sz w:val="18"/>
          <w:szCs w:val="18"/>
        </w:rPr>
        <w:t xml:space="preserve">Pearson’s R was used to compute pairwise correlations between all the features in both datasets. </w:t>
      </w:r>
    </w:p>
    <w:p w14:paraId="1EEBF025" w14:textId="77777777" w:rsidR="0066623D" w:rsidRDefault="0066623D" w:rsidP="0066623D">
      <w:pPr>
        <w:rPr>
          <w:sz w:val="18"/>
          <w:szCs w:val="18"/>
        </w:rPr>
      </w:pPr>
    </w:p>
    <w:p w14:paraId="138FC10C" w14:textId="77777777" w:rsidR="003D28E6" w:rsidRDefault="003D28E6" w:rsidP="0066623D">
      <w:pPr>
        <w:ind w:firstLine="720"/>
        <w:rPr>
          <w:sz w:val="22"/>
          <w:szCs w:val="22"/>
        </w:rPr>
      </w:pPr>
    </w:p>
    <w:p w14:paraId="611D6710" w14:textId="77777777" w:rsidR="0054676D" w:rsidRDefault="0054676D" w:rsidP="0054676D">
      <w:pPr>
        <w:rPr>
          <w:sz w:val="22"/>
          <w:szCs w:val="22"/>
        </w:rPr>
      </w:pPr>
    </w:p>
    <w:p w14:paraId="65B4F76A" w14:textId="7AAD97A4" w:rsidR="00B3092D" w:rsidRPr="00205871" w:rsidRDefault="00B3092D" w:rsidP="00B3092D">
      <w:pPr>
        <w:ind w:firstLine="720"/>
        <w:rPr>
          <w:rFonts w:cstheme="majorBidi"/>
          <w:bCs/>
          <w:sz w:val="22"/>
          <w:szCs w:val="22"/>
        </w:rPr>
      </w:pPr>
    </w:p>
    <w:p w14:paraId="24B5432E" w14:textId="77777777" w:rsidR="008217CD" w:rsidRDefault="008217CD">
      <w:pPr>
        <w:rPr>
          <w:i/>
          <w:iCs/>
          <w:sz w:val="22"/>
          <w:szCs w:val="22"/>
        </w:rPr>
      </w:pPr>
      <w:r>
        <w:rPr>
          <w:i/>
          <w:iCs/>
          <w:sz w:val="22"/>
          <w:szCs w:val="22"/>
        </w:rPr>
        <w:br w:type="page"/>
      </w:r>
    </w:p>
    <w:p w14:paraId="15A685C7" w14:textId="7BCA1343" w:rsidR="00AA5F66" w:rsidRDefault="008217CD" w:rsidP="008217CD">
      <w:pPr>
        <w:rPr>
          <w:i/>
          <w:iCs/>
          <w:sz w:val="22"/>
          <w:szCs w:val="22"/>
        </w:rPr>
      </w:pPr>
      <w:r w:rsidRPr="008217CD">
        <w:rPr>
          <w:i/>
          <w:iCs/>
          <w:sz w:val="22"/>
          <w:szCs w:val="22"/>
        </w:rPr>
        <w:lastRenderedPageBreak/>
        <w:t>Resulting datasets</w:t>
      </w:r>
    </w:p>
    <w:p w14:paraId="1251E329" w14:textId="77777777" w:rsidR="008217CD" w:rsidRPr="008217CD" w:rsidRDefault="008217CD" w:rsidP="008217CD">
      <w:pPr>
        <w:rPr>
          <w:i/>
          <w:iCs/>
          <w:sz w:val="22"/>
          <w:szCs w:val="22"/>
        </w:rPr>
      </w:pPr>
    </w:p>
    <w:p w14:paraId="1755DD6E" w14:textId="30BCC757" w:rsidR="00AA5F66" w:rsidRDefault="008217CD" w:rsidP="008217CD">
      <w:pPr>
        <w:jc w:val="center"/>
        <w:rPr>
          <w:i/>
          <w:iCs/>
        </w:rPr>
      </w:pPr>
      <w:r>
        <w:rPr>
          <w:i/>
          <w:iCs/>
          <w:noProof/>
          <w:sz w:val="20"/>
          <w:szCs w:val="20"/>
        </w:rPr>
        <w:drawing>
          <wp:anchor distT="0" distB="0" distL="114300" distR="114300" simplePos="0" relativeHeight="251708416" behindDoc="1" locked="0" layoutInCell="1" allowOverlap="1" wp14:anchorId="19C078F9" wp14:editId="4E241596">
            <wp:simplePos x="0" y="0"/>
            <wp:positionH relativeFrom="column">
              <wp:posOffset>377190</wp:posOffset>
            </wp:positionH>
            <wp:positionV relativeFrom="paragraph">
              <wp:posOffset>1571294</wp:posOffset>
            </wp:positionV>
            <wp:extent cx="5943600" cy="2177415"/>
            <wp:effectExtent l="0" t="0" r="0" b="0"/>
            <wp:wrapTight wrapText="bothSides">
              <wp:wrapPolygon edited="0">
                <wp:start x="0" y="0"/>
                <wp:lineTo x="0" y="21417"/>
                <wp:lineTo x="21554" y="21417"/>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30 at 1.38.1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14:sizeRelH relativeFrom="page">
              <wp14:pctWidth>0</wp14:pctWidth>
            </wp14:sizeRelH>
            <wp14:sizeRelV relativeFrom="page">
              <wp14:pctHeight>0</wp14:pctHeight>
            </wp14:sizeRelV>
          </wp:anchor>
        </w:drawing>
      </w:r>
      <w:r w:rsidR="00AA5F66">
        <w:rPr>
          <w:i/>
          <w:iCs/>
          <w:noProof/>
        </w:rPr>
        <w:drawing>
          <wp:anchor distT="0" distB="0" distL="114300" distR="114300" simplePos="0" relativeHeight="251709440" behindDoc="1" locked="0" layoutInCell="1" allowOverlap="1" wp14:anchorId="53A8E9E4" wp14:editId="050086CE">
            <wp:simplePos x="0" y="0"/>
            <wp:positionH relativeFrom="column">
              <wp:posOffset>0</wp:posOffset>
            </wp:positionH>
            <wp:positionV relativeFrom="paragraph">
              <wp:posOffset>1270</wp:posOffset>
            </wp:positionV>
            <wp:extent cx="7509168" cy="1431235"/>
            <wp:effectExtent l="0" t="0" r="0" b="4445"/>
            <wp:wrapTight wrapText="bothSides">
              <wp:wrapPolygon edited="0">
                <wp:start x="0" y="0"/>
                <wp:lineTo x="0" y="21475"/>
                <wp:lineTo x="21554" y="21475"/>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30 at 1.31.5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09168" cy="1431235"/>
                    </a:xfrm>
                    <a:prstGeom prst="rect">
                      <a:avLst/>
                    </a:prstGeom>
                  </pic:spPr>
                </pic:pic>
              </a:graphicData>
            </a:graphic>
            <wp14:sizeRelH relativeFrom="page">
              <wp14:pctWidth>0</wp14:pctWidth>
            </wp14:sizeRelH>
            <wp14:sizeRelV relativeFrom="page">
              <wp14:pctHeight>0</wp14:pctHeight>
            </wp14:sizeRelV>
          </wp:anchor>
        </w:drawing>
      </w:r>
    </w:p>
    <w:p w14:paraId="629C725E" w14:textId="0D2DCA76" w:rsidR="0066623D" w:rsidRDefault="0066623D" w:rsidP="0066623D">
      <w:pPr>
        <w:rPr>
          <w:i/>
          <w:iCs/>
          <w:sz w:val="20"/>
          <w:szCs w:val="20"/>
        </w:rPr>
      </w:pPr>
    </w:p>
    <w:p w14:paraId="04B75001" w14:textId="2D7B1F9F" w:rsidR="00014495" w:rsidRDefault="008217CD" w:rsidP="00C17640">
      <w:pPr>
        <w:spacing w:after="160" w:line="259" w:lineRule="auto"/>
        <w:rPr>
          <w:i/>
          <w:iCs/>
          <w:sz w:val="22"/>
          <w:szCs w:val="22"/>
        </w:rPr>
      </w:pPr>
      <w:r w:rsidRPr="00C54120">
        <w:rPr>
          <w:i/>
          <w:iCs/>
          <w:sz w:val="22"/>
          <w:szCs w:val="22"/>
        </w:rPr>
        <w:t>Table 3</w:t>
      </w:r>
      <w:r>
        <w:rPr>
          <w:i/>
          <w:iCs/>
          <w:sz w:val="22"/>
          <w:szCs w:val="22"/>
        </w:rPr>
        <w:t>.</w:t>
      </w:r>
      <w:r w:rsidRPr="00C54120">
        <w:rPr>
          <w:i/>
          <w:iCs/>
          <w:sz w:val="22"/>
          <w:szCs w:val="22"/>
        </w:rPr>
        <w:t xml:space="preserve"> </w:t>
      </w:r>
      <w:r>
        <w:rPr>
          <w:i/>
          <w:iCs/>
          <w:sz w:val="22"/>
          <w:szCs w:val="22"/>
        </w:rPr>
        <w:t>Overview of resulting datasets used for</w:t>
      </w:r>
      <w:r>
        <w:rPr>
          <w:i/>
          <w:iCs/>
          <w:sz w:val="22"/>
          <w:szCs w:val="22"/>
        </w:rPr>
        <w:t xml:space="preserve"> analysis</w:t>
      </w:r>
    </w:p>
    <w:p w14:paraId="0F11C58B" w14:textId="77777777" w:rsidR="00014495" w:rsidRDefault="00014495" w:rsidP="008217CD">
      <w:pPr>
        <w:spacing w:after="160" w:line="259" w:lineRule="auto"/>
        <w:rPr>
          <w:i/>
          <w:iCs/>
          <w:sz w:val="22"/>
          <w:szCs w:val="22"/>
        </w:rPr>
      </w:pPr>
    </w:p>
    <w:tbl>
      <w:tblPr>
        <w:tblStyle w:val="TableGrid"/>
        <w:tblW w:w="10165" w:type="dxa"/>
        <w:tblLook w:val="04A0" w:firstRow="1" w:lastRow="0" w:firstColumn="1" w:lastColumn="0" w:noHBand="0" w:noVBand="1"/>
      </w:tblPr>
      <w:tblGrid>
        <w:gridCol w:w="1870"/>
        <w:gridCol w:w="3615"/>
        <w:gridCol w:w="2610"/>
        <w:gridCol w:w="2070"/>
      </w:tblGrid>
      <w:tr w:rsidR="0053434D" w14:paraId="747D4770" w14:textId="77777777" w:rsidTr="0053434D">
        <w:tc>
          <w:tcPr>
            <w:tcW w:w="1870" w:type="dxa"/>
          </w:tcPr>
          <w:p w14:paraId="4AF75E65" w14:textId="77777777" w:rsidR="0053434D" w:rsidRDefault="0053434D" w:rsidP="008217CD">
            <w:pPr>
              <w:spacing w:after="160" w:line="259" w:lineRule="auto"/>
              <w:rPr>
                <w:sz w:val="22"/>
                <w:szCs w:val="22"/>
              </w:rPr>
            </w:pPr>
          </w:p>
        </w:tc>
        <w:tc>
          <w:tcPr>
            <w:tcW w:w="3615" w:type="dxa"/>
          </w:tcPr>
          <w:p w14:paraId="0EED181E" w14:textId="1E0E5935" w:rsidR="0053434D" w:rsidRDefault="0053434D" w:rsidP="008217CD">
            <w:pPr>
              <w:spacing w:after="160" w:line="259" w:lineRule="auto"/>
              <w:rPr>
                <w:sz w:val="22"/>
                <w:szCs w:val="22"/>
              </w:rPr>
            </w:pPr>
            <w:r>
              <w:rPr>
                <w:sz w:val="22"/>
                <w:szCs w:val="22"/>
              </w:rPr>
              <w:t>Change blindness task</w:t>
            </w:r>
          </w:p>
        </w:tc>
        <w:tc>
          <w:tcPr>
            <w:tcW w:w="2610" w:type="dxa"/>
          </w:tcPr>
          <w:p w14:paraId="38C2FF0E" w14:textId="439AF5C5" w:rsidR="0053434D" w:rsidRDefault="0053434D" w:rsidP="008217CD">
            <w:pPr>
              <w:spacing w:after="160" w:line="259" w:lineRule="auto"/>
              <w:rPr>
                <w:sz w:val="22"/>
                <w:szCs w:val="22"/>
              </w:rPr>
            </w:pPr>
            <w:r>
              <w:rPr>
                <w:sz w:val="22"/>
                <w:szCs w:val="22"/>
              </w:rPr>
              <w:t>Crime inspection task</w:t>
            </w:r>
          </w:p>
        </w:tc>
        <w:tc>
          <w:tcPr>
            <w:tcW w:w="2070" w:type="dxa"/>
          </w:tcPr>
          <w:p w14:paraId="2BBF92DB" w14:textId="77777777" w:rsidR="0053434D" w:rsidRDefault="0053434D" w:rsidP="008217CD">
            <w:pPr>
              <w:spacing w:after="160" w:line="259" w:lineRule="auto"/>
              <w:rPr>
                <w:sz w:val="22"/>
                <w:szCs w:val="22"/>
              </w:rPr>
            </w:pPr>
          </w:p>
        </w:tc>
      </w:tr>
      <w:tr w:rsidR="0053434D" w14:paraId="0A2D1023" w14:textId="77777777" w:rsidTr="0053434D">
        <w:tc>
          <w:tcPr>
            <w:tcW w:w="1870" w:type="dxa"/>
          </w:tcPr>
          <w:p w14:paraId="052A78EB" w14:textId="77777777" w:rsidR="0053434D" w:rsidRDefault="0053434D" w:rsidP="008217CD">
            <w:pPr>
              <w:spacing w:after="160" w:line="259" w:lineRule="auto"/>
              <w:rPr>
                <w:sz w:val="22"/>
                <w:szCs w:val="22"/>
              </w:rPr>
            </w:pPr>
          </w:p>
        </w:tc>
        <w:tc>
          <w:tcPr>
            <w:tcW w:w="3615" w:type="dxa"/>
          </w:tcPr>
          <w:p w14:paraId="52C72859" w14:textId="77777777" w:rsidR="0053434D" w:rsidRDefault="0053434D" w:rsidP="008217CD">
            <w:pPr>
              <w:spacing w:after="160" w:line="259" w:lineRule="auto"/>
              <w:rPr>
                <w:sz w:val="22"/>
                <w:szCs w:val="22"/>
              </w:rPr>
            </w:pPr>
          </w:p>
          <w:p w14:paraId="496D9222" w14:textId="77777777" w:rsidR="00014495" w:rsidRDefault="00014495" w:rsidP="008217CD">
            <w:pPr>
              <w:spacing w:after="160" w:line="259" w:lineRule="auto"/>
              <w:rPr>
                <w:sz w:val="22"/>
                <w:szCs w:val="22"/>
              </w:rPr>
            </w:pPr>
          </w:p>
        </w:tc>
        <w:tc>
          <w:tcPr>
            <w:tcW w:w="2610" w:type="dxa"/>
          </w:tcPr>
          <w:p w14:paraId="0B8BF620" w14:textId="77777777" w:rsidR="0053434D" w:rsidRDefault="0053434D" w:rsidP="008217CD">
            <w:pPr>
              <w:spacing w:after="160" w:line="259" w:lineRule="auto"/>
              <w:rPr>
                <w:sz w:val="22"/>
                <w:szCs w:val="22"/>
              </w:rPr>
            </w:pPr>
          </w:p>
        </w:tc>
        <w:tc>
          <w:tcPr>
            <w:tcW w:w="2070" w:type="dxa"/>
          </w:tcPr>
          <w:p w14:paraId="136DDFF3" w14:textId="77777777" w:rsidR="0053434D" w:rsidRDefault="0053434D" w:rsidP="008217CD">
            <w:pPr>
              <w:spacing w:after="160" w:line="259" w:lineRule="auto"/>
              <w:rPr>
                <w:sz w:val="22"/>
                <w:szCs w:val="22"/>
              </w:rPr>
            </w:pPr>
          </w:p>
        </w:tc>
      </w:tr>
      <w:tr w:rsidR="0053434D" w14:paraId="4983C168" w14:textId="77777777" w:rsidTr="0053434D">
        <w:tc>
          <w:tcPr>
            <w:tcW w:w="1870" w:type="dxa"/>
          </w:tcPr>
          <w:p w14:paraId="7DD0C4E2" w14:textId="77777777" w:rsidR="0053434D" w:rsidRDefault="0053434D" w:rsidP="008217CD">
            <w:pPr>
              <w:spacing w:after="160" w:line="259" w:lineRule="auto"/>
              <w:rPr>
                <w:sz w:val="22"/>
                <w:szCs w:val="22"/>
              </w:rPr>
            </w:pPr>
          </w:p>
        </w:tc>
        <w:tc>
          <w:tcPr>
            <w:tcW w:w="3615" w:type="dxa"/>
          </w:tcPr>
          <w:p w14:paraId="3D63B686" w14:textId="77777777" w:rsidR="0053434D" w:rsidRDefault="0053434D" w:rsidP="008217CD">
            <w:pPr>
              <w:spacing w:after="160" w:line="259" w:lineRule="auto"/>
              <w:rPr>
                <w:sz w:val="22"/>
                <w:szCs w:val="22"/>
              </w:rPr>
            </w:pPr>
          </w:p>
          <w:p w14:paraId="4D1E1ED1" w14:textId="77777777" w:rsidR="00014495" w:rsidRDefault="00014495" w:rsidP="008217CD">
            <w:pPr>
              <w:spacing w:after="160" w:line="259" w:lineRule="auto"/>
              <w:rPr>
                <w:sz w:val="22"/>
                <w:szCs w:val="22"/>
              </w:rPr>
            </w:pPr>
          </w:p>
        </w:tc>
        <w:tc>
          <w:tcPr>
            <w:tcW w:w="2610" w:type="dxa"/>
          </w:tcPr>
          <w:p w14:paraId="17911690" w14:textId="77777777" w:rsidR="0053434D" w:rsidRDefault="0053434D" w:rsidP="008217CD">
            <w:pPr>
              <w:spacing w:after="160" w:line="259" w:lineRule="auto"/>
              <w:rPr>
                <w:sz w:val="22"/>
                <w:szCs w:val="22"/>
              </w:rPr>
            </w:pPr>
          </w:p>
        </w:tc>
        <w:tc>
          <w:tcPr>
            <w:tcW w:w="2070" w:type="dxa"/>
          </w:tcPr>
          <w:p w14:paraId="341B5599" w14:textId="77777777" w:rsidR="0053434D" w:rsidRDefault="0053434D" w:rsidP="008217CD">
            <w:pPr>
              <w:spacing w:after="160" w:line="259" w:lineRule="auto"/>
              <w:rPr>
                <w:sz w:val="22"/>
                <w:szCs w:val="22"/>
              </w:rPr>
            </w:pPr>
          </w:p>
        </w:tc>
      </w:tr>
      <w:tr w:rsidR="0053434D" w14:paraId="03DF7FCF" w14:textId="77777777" w:rsidTr="0053434D">
        <w:tc>
          <w:tcPr>
            <w:tcW w:w="1870" w:type="dxa"/>
          </w:tcPr>
          <w:p w14:paraId="5E9F8354" w14:textId="77777777" w:rsidR="0053434D" w:rsidRDefault="0053434D" w:rsidP="008217CD">
            <w:pPr>
              <w:spacing w:after="160" w:line="259" w:lineRule="auto"/>
              <w:rPr>
                <w:sz w:val="22"/>
                <w:szCs w:val="22"/>
              </w:rPr>
            </w:pPr>
          </w:p>
        </w:tc>
        <w:tc>
          <w:tcPr>
            <w:tcW w:w="3615" w:type="dxa"/>
          </w:tcPr>
          <w:p w14:paraId="355E0481" w14:textId="77777777" w:rsidR="0053434D" w:rsidRDefault="0053434D" w:rsidP="008217CD">
            <w:pPr>
              <w:spacing w:after="160" w:line="259" w:lineRule="auto"/>
              <w:rPr>
                <w:sz w:val="22"/>
                <w:szCs w:val="22"/>
              </w:rPr>
            </w:pPr>
          </w:p>
          <w:p w14:paraId="287E1179" w14:textId="77777777" w:rsidR="00014495" w:rsidRDefault="00014495" w:rsidP="008217CD">
            <w:pPr>
              <w:spacing w:after="160" w:line="259" w:lineRule="auto"/>
              <w:rPr>
                <w:sz w:val="22"/>
                <w:szCs w:val="22"/>
              </w:rPr>
            </w:pPr>
          </w:p>
        </w:tc>
        <w:tc>
          <w:tcPr>
            <w:tcW w:w="2610" w:type="dxa"/>
          </w:tcPr>
          <w:p w14:paraId="07710E46" w14:textId="77777777" w:rsidR="0053434D" w:rsidRDefault="0053434D" w:rsidP="008217CD">
            <w:pPr>
              <w:spacing w:after="160" w:line="259" w:lineRule="auto"/>
              <w:rPr>
                <w:sz w:val="22"/>
                <w:szCs w:val="22"/>
              </w:rPr>
            </w:pPr>
          </w:p>
        </w:tc>
        <w:tc>
          <w:tcPr>
            <w:tcW w:w="2070" w:type="dxa"/>
          </w:tcPr>
          <w:p w14:paraId="173D5991" w14:textId="77777777" w:rsidR="0053434D" w:rsidRDefault="0053434D" w:rsidP="008217CD">
            <w:pPr>
              <w:spacing w:after="160" w:line="259" w:lineRule="auto"/>
              <w:rPr>
                <w:sz w:val="22"/>
                <w:szCs w:val="22"/>
              </w:rPr>
            </w:pPr>
          </w:p>
        </w:tc>
      </w:tr>
    </w:tbl>
    <w:p w14:paraId="5B2D1896" w14:textId="77777777" w:rsidR="008217CD" w:rsidRPr="008217CD" w:rsidRDefault="008217CD" w:rsidP="008217CD">
      <w:pPr>
        <w:spacing w:after="160" w:line="259" w:lineRule="auto"/>
        <w:rPr>
          <w:sz w:val="22"/>
          <w:szCs w:val="22"/>
        </w:rPr>
      </w:pPr>
    </w:p>
    <w:p w14:paraId="55383077" w14:textId="77777777" w:rsidR="008217CD" w:rsidRDefault="008217CD" w:rsidP="0066623D">
      <w:pPr>
        <w:rPr>
          <w:i/>
          <w:iCs/>
          <w:sz w:val="20"/>
          <w:szCs w:val="20"/>
        </w:rPr>
      </w:pPr>
    </w:p>
    <w:p w14:paraId="1876758D" w14:textId="77777777" w:rsidR="008217CD" w:rsidRDefault="008217CD" w:rsidP="0066623D">
      <w:pPr>
        <w:rPr>
          <w:i/>
          <w:iCs/>
          <w:sz w:val="20"/>
          <w:szCs w:val="20"/>
        </w:rPr>
      </w:pPr>
    </w:p>
    <w:p w14:paraId="138867AF" w14:textId="77777777" w:rsidR="008217CD" w:rsidRDefault="008217CD" w:rsidP="0066623D">
      <w:pPr>
        <w:rPr>
          <w:i/>
          <w:iCs/>
          <w:sz w:val="20"/>
          <w:szCs w:val="20"/>
        </w:rPr>
      </w:pPr>
    </w:p>
    <w:p w14:paraId="72FB7C76" w14:textId="16F4379D" w:rsidR="0066623D" w:rsidRDefault="0066623D" w:rsidP="0066623D">
      <w:pPr>
        <w:rPr>
          <w:i/>
          <w:iCs/>
          <w:sz w:val="20"/>
          <w:szCs w:val="20"/>
        </w:rPr>
      </w:pPr>
    </w:p>
    <w:p w14:paraId="17583579" w14:textId="77777777" w:rsidR="0066623D" w:rsidRDefault="0066623D" w:rsidP="0066623D">
      <w:pPr>
        <w:rPr>
          <w:sz w:val="20"/>
          <w:szCs w:val="20"/>
        </w:rPr>
      </w:pPr>
    </w:p>
    <w:p w14:paraId="2E080F8A" w14:textId="77777777" w:rsidR="0066623D" w:rsidRPr="0066623D" w:rsidRDefault="0066623D" w:rsidP="0066623D">
      <w:pPr>
        <w:rPr>
          <w:sz w:val="20"/>
          <w:szCs w:val="20"/>
        </w:rPr>
      </w:pPr>
    </w:p>
    <w:p w14:paraId="67C19AF4" w14:textId="77777777" w:rsidR="0066623D" w:rsidRDefault="0066623D" w:rsidP="0066623D">
      <w:pPr>
        <w:rPr>
          <w:i/>
          <w:iCs/>
          <w:sz w:val="20"/>
          <w:szCs w:val="20"/>
        </w:rPr>
      </w:pPr>
    </w:p>
    <w:p w14:paraId="096263AD" w14:textId="77777777" w:rsidR="0066623D" w:rsidRDefault="0066623D" w:rsidP="0066623D">
      <w:pPr>
        <w:rPr>
          <w:i/>
          <w:iCs/>
          <w:sz w:val="20"/>
          <w:szCs w:val="20"/>
        </w:rPr>
      </w:pPr>
    </w:p>
    <w:p w14:paraId="0FEC911E" w14:textId="77777777" w:rsidR="0066623D" w:rsidRDefault="0066623D" w:rsidP="0066623D">
      <w:pPr>
        <w:rPr>
          <w:b/>
          <w:bCs/>
          <w:i/>
          <w:iCs/>
        </w:rPr>
      </w:pPr>
    </w:p>
    <w:p w14:paraId="0187E260" w14:textId="77777777" w:rsidR="0066623D" w:rsidRDefault="0066623D" w:rsidP="0066623D">
      <w:pPr>
        <w:rPr>
          <w:b/>
          <w:bCs/>
          <w:i/>
          <w:iCs/>
        </w:rPr>
      </w:pPr>
    </w:p>
    <w:p w14:paraId="5504325F" w14:textId="77777777" w:rsidR="0066623D" w:rsidRDefault="0066623D" w:rsidP="0066623D">
      <w:pPr>
        <w:rPr>
          <w:b/>
          <w:bCs/>
          <w:i/>
          <w:iCs/>
        </w:rPr>
      </w:pPr>
    </w:p>
    <w:p w14:paraId="01477207" w14:textId="77777777" w:rsidR="00E77731" w:rsidRPr="00E77731" w:rsidRDefault="00E77731" w:rsidP="00E77731">
      <w:pPr>
        <w:rPr>
          <w:sz w:val="22"/>
          <w:szCs w:val="22"/>
        </w:rPr>
      </w:pPr>
      <w:r w:rsidRPr="00E77731">
        <w:rPr>
          <w:sz w:val="22"/>
          <w:szCs w:val="22"/>
        </w:rPr>
        <w:t>Train &amp; test split</w:t>
      </w:r>
    </w:p>
    <w:p w14:paraId="2CEE21A1" w14:textId="688D1C66" w:rsidR="00E77731" w:rsidRDefault="00E77731" w:rsidP="00E77731">
      <w:pPr>
        <w:rPr>
          <w:sz w:val="22"/>
          <w:szCs w:val="22"/>
        </w:rPr>
      </w:pPr>
      <w:r>
        <w:rPr>
          <w:sz w:val="22"/>
          <w:szCs w:val="22"/>
        </w:rPr>
        <w:tab/>
        <w:t>The dataset was split into a train and test set. The data was divided into</w:t>
      </w:r>
      <w:r>
        <w:rPr>
          <w:sz w:val="22"/>
          <w:szCs w:val="22"/>
        </w:rPr>
        <w:t xml:space="preserve"> a train/validation set 67% (22 instances) and a test</w:t>
      </w:r>
      <w:r>
        <w:rPr>
          <w:sz w:val="22"/>
          <w:szCs w:val="22"/>
        </w:rPr>
        <w:t xml:space="preserve"> </w:t>
      </w:r>
      <w:r>
        <w:rPr>
          <w:sz w:val="22"/>
          <w:szCs w:val="22"/>
        </w:rPr>
        <w:t xml:space="preserve">set 33% (11 instances) for the </w:t>
      </w:r>
      <w:r>
        <w:rPr>
          <w:sz w:val="22"/>
          <w:szCs w:val="22"/>
        </w:rPr>
        <w:t>Crime scene inspection dataset</w:t>
      </w:r>
      <w:r>
        <w:rPr>
          <w:sz w:val="22"/>
          <w:szCs w:val="22"/>
        </w:rPr>
        <w:t xml:space="preserve">. </w:t>
      </w:r>
      <w:r>
        <w:rPr>
          <w:sz w:val="22"/>
          <w:szCs w:val="22"/>
        </w:rPr>
        <w:t xml:space="preserve">The data for the Change blindness dataset was similarly divided into </w:t>
      </w:r>
      <w:r>
        <w:rPr>
          <w:sz w:val="22"/>
          <w:szCs w:val="22"/>
        </w:rPr>
        <w:t>67% train/validation set (13 instances) and a test</w:t>
      </w:r>
      <w:r>
        <w:rPr>
          <w:sz w:val="22"/>
          <w:szCs w:val="22"/>
        </w:rPr>
        <w:t xml:space="preserve"> </w:t>
      </w:r>
      <w:r>
        <w:rPr>
          <w:sz w:val="22"/>
          <w:szCs w:val="22"/>
        </w:rPr>
        <w:t>set 33% (7 instances)</w:t>
      </w:r>
    </w:p>
    <w:p w14:paraId="1D0D5AE1" w14:textId="77777777" w:rsidR="0066623D" w:rsidRDefault="0066623D" w:rsidP="0066623D">
      <w:pPr>
        <w:rPr>
          <w:b/>
          <w:bCs/>
          <w:i/>
          <w:iCs/>
        </w:rPr>
      </w:pPr>
    </w:p>
    <w:p w14:paraId="24642C0D" w14:textId="433B0FD3" w:rsidR="0066623D" w:rsidRDefault="0066623D" w:rsidP="0066623D">
      <w:pPr>
        <w:rPr>
          <w:b/>
          <w:bCs/>
          <w:i/>
          <w:iCs/>
        </w:rPr>
      </w:pPr>
    </w:p>
    <w:p w14:paraId="31FABF0C" w14:textId="77777777" w:rsidR="0066623D" w:rsidRDefault="0066623D" w:rsidP="0066623D">
      <w:pPr>
        <w:rPr>
          <w:b/>
          <w:bCs/>
          <w:i/>
          <w:iCs/>
        </w:rPr>
      </w:pPr>
    </w:p>
    <w:p w14:paraId="50391E86" w14:textId="3FE64C4B" w:rsidR="00E77731" w:rsidRDefault="0054676D" w:rsidP="00E77731">
      <w:pPr>
        <w:rPr>
          <w:b/>
          <w:bCs/>
          <w:i/>
          <w:iCs/>
        </w:rPr>
      </w:pPr>
      <w:r w:rsidRPr="0066623D">
        <w:rPr>
          <w:b/>
          <w:bCs/>
          <w:i/>
          <w:iCs/>
        </w:rPr>
        <w:t>Learning and feature importance</w:t>
      </w:r>
    </w:p>
    <w:p w14:paraId="6577CC52" w14:textId="4BDAD7A3" w:rsidR="00E77731" w:rsidRDefault="00E77731" w:rsidP="00E77731">
      <w:pPr>
        <w:ind w:firstLine="720"/>
        <w:rPr>
          <w:sz w:val="22"/>
          <w:szCs w:val="22"/>
        </w:rPr>
      </w:pPr>
      <w:r>
        <w:rPr>
          <w:sz w:val="22"/>
          <w:szCs w:val="22"/>
        </w:rPr>
        <w:t>5-fold cross validation has shown that K=3 for the CB task and K=</w:t>
      </w:r>
      <w:r>
        <w:rPr>
          <w:sz w:val="22"/>
          <w:szCs w:val="22"/>
        </w:rPr>
        <w:t xml:space="preserve"> 7 for both standard and MinM</w:t>
      </w:r>
      <w:r>
        <w:rPr>
          <w:sz w:val="22"/>
          <w:szCs w:val="22"/>
        </w:rPr>
        <w:t>ax scaled for the v</w:t>
      </w:r>
      <w:r>
        <w:rPr>
          <w:sz w:val="22"/>
          <w:szCs w:val="22"/>
        </w:rPr>
        <w:t>isual search task. The best K was</w:t>
      </w:r>
      <w:r>
        <w:rPr>
          <w:sz w:val="22"/>
          <w:szCs w:val="22"/>
        </w:rPr>
        <w:t xml:space="preserve"> used for predictions.</w:t>
      </w:r>
      <w:r>
        <w:rPr>
          <w:sz w:val="22"/>
          <w:szCs w:val="22"/>
        </w:rPr>
        <w:t xml:space="preserve"> </w:t>
      </w:r>
      <w:r w:rsidR="00B948EE">
        <w:rPr>
          <w:sz w:val="22"/>
          <w:szCs w:val="22"/>
        </w:rPr>
        <w:t>Figure 8 illustrates the</w:t>
      </w:r>
    </w:p>
    <w:p w14:paraId="6C7CBFFC" w14:textId="77777777" w:rsidR="00E77731" w:rsidRDefault="00E77731" w:rsidP="00E77731">
      <w:pPr>
        <w:ind w:firstLine="720"/>
        <w:rPr>
          <w:sz w:val="22"/>
          <w:szCs w:val="22"/>
        </w:rPr>
      </w:pPr>
    </w:p>
    <w:p w14:paraId="08DE0E54" w14:textId="77777777" w:rsidR="00E77731" w:rsidRDefault="00E77731" w:rsidP="00E77731">
      <w:pPr>
        <w:rPr>
          <w:sz w:val="22"/>
          <w:szCs w:val="22"/>
        </w:rPr>
      </w:pPr>
    </w:p>
    <w:p w14:paraId="3A54E23B" w14:textId="348625F0" w:rsidR="00E77731" w:rsidRDefault="00E77731" w:rsidP="00E77731">
      <w:pPr>
        <w:rPr>
          <w:sz w:val="22"/>
          <w:szCs w:val="22"/>
        </w:rPr>
      </w:pPr>
      <w:r>
        <w:rPr>
          <w:noProof/>
          <w:sz w:val="22"/>
          <w:szCs w:val="22"/>
        </w:rPr>
        <w:drawing>
          <wp:inline distT="0" distB="0" distL="0" distR="0" wp14:anchorId="196A2E40" wp14:editId="549ED5CB">
            <wp:extent cx="3166946" cy="2529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ng"/>
                    <pic:cNvPicPr/>
                  </pic:nvPicPr>
                  <pic:blipFill>
                    <a:blip r:embed="rId29">
                      <a:extLst>
                        <a:ext uri="{28A0092B-C50C-407E-A947-70E740481C1C}">
                          <a14:useLocalDpi xmlns:a14="http://schemas.microsoft.com/office/drawing/2010/main" val="0"/>
                        </a:ext>
                      </a:extLst>
                    </a:blip>
                    <a:stretch>
                      <a:fillRect/>
                    </a:stretch>
                  </pic:blipFill>
                  <pic:spPr>
                    <a:xfrm>
                      <a:off x="0" y="0"/>
                      <a:ext cx="3170630" cy="2532778"/>
                    </a:xfrm>
                    <a:prstGeom prst="rect">
                      <a:avLst/>
                    </a:prstGeom>
                  </pic:spPr>
                </pic:pic>
              </a:graphicData>
            </a:graphic>
          </wp:inline>
        </w:drawing>
      </w:r>
    </w:p>
    <w:p w14:paraId="2AE381A1" w14:textId="040ACE02" w:rsidR="00E77731" w:rsidRDefault="00E77731" w:rsidP="0054676D">
      <w:pPr>
        <w:ind w:firstLine="720"/>
        <w:rPr>
          <w:sz w:val="22"/>
          <w:szCs w:val="22"/>
        </w:rPr>
      </w:pPr>
      <w:r w:rsidRPr="00E77731">
        <w:rPr>
          <w:i/>
          <w:iCs/>
          <w:sz w:val="22"/>
          <w:szCs w:val="22"/>
        </w:rPr>
        <w:t xml:space="preserve">Figure 8. </w:t>
      </w:r>
      <w:r w:rsidR="00B948EE">
        <w:rPr>
          <w:sz w:val="22"/>
          <w:szCs w:val="22"/>
        </w:rPr>
        <w:t>shows the hyperparameter tuning for the best value of K.</w:t>
      </w:r>
    </w:p>
    <w:p w14:paraId="070C75AB" w14:textId="390B6623" w:rsidR="00B948EE" w:rsidRPr="00E77731" w:rsidRDefault="00B948EE" w:rsidP="0054676D">
      <w:pPr>
        <w:ind w:firstLine="720"/>
        <w:rPr>
          <w:sz w:val="22"/>
          <w:szCs w:val="22"/>
        </w:rPr>
      </w:pPr>
      <w:r>
        <w:rPr>
          <w:sz w:val="22"/>
          <w:szCs w:val="22"/>
        </w:rPr>
        <w:t>Left shows the accuracy per K on the train set for the Change blind dataset and right shows the accuracy per K for the crime scene inspection dataset.</w:t>
      </w:r>
    </w:p>
    <w:p w14:paraId="74F0B4A2" w14:textId="77777777" w:rsidR="00E77731" w:rsidRDefault="00E77731" w:rsidP="0054676D">
      <w:pPr>
        <w:ind w:firstLine="720"/>
        <w:rPr>
          <w:sz w:val="22"/>
          <w:szCs w:val="22"/>
        </w:rPr>
      </w:pPr>
    </w:p>
    <w:p w14:paraId="6594A3D9" w14:textId="23015EE6" w:rsidR="00C74937" w:rsidRPr="0054676D" w:rsidRDefault="00E77731" w:rsidP="0054676D">
      <w:pPr>
        <w:ind w:firstLine="720"/>
        <w:rPr>
          <w:sz w:val="22"/>
          <w:szCs w:val="22"/>
        </w:rPr>
      </w:pPr>
      <w:r>
        <w:rPr>
          <w:sz w:val="22"/>
          <w:szCs w:val="22"/>
        </w:rPr>
        <w:t>F</w:t>
      </w:r>
      <w:r w:rsidR="00C74937" w:rsidRPr="005B422A">
        <w:rPr>
          <w:sz w:val="22"/>
          <w:szCs w:val="22"/>
        </w:rPr>
        <w:t>eature importance based on Gini coefficient</w:t>
      </w:r>
      <w:r>
        <w:rPr>
          <w:sz w:val="22"/>
          <w:szCs w:val="22"/>
        </w:rPr>
        <w:t>s were</w:t>
      </w:r>
      <w:r w:rsidR="00C74937">
        <w:rPr>
          <w:sz w:val="22"/>
          <w:szCs w:val="22"/>
        </w:rPr>
        <w:t xml:space="preserve"> performed in order to determine which features contain the most information on skill.</w:t>
      </w:r>
      <w:r>
        <w:rPr>
          <w:sz w:val="22"/>
          <w:szCs w:val="22"/>
        </w:rPr>
        <w:t xml:space="preserve"> Information gain was computed for each of the features.</w:t>
      </w:r>
    </w:p>
    <w:p w14:paraId="3D17D175" w14:textId="1E3DAF51" w:rsidR="00C74937" w:rsidRDefault="00C74937" w:rsidP="00C74937">
      <w:pPr>
        <w:rPr>
          <w:sz w:val="22"/>
          <w:szCs w:val="22"/>
        </w:rPr>
      </w:pPr>
    </w:p>
    <w:p w14:paraId="55CB3D95" w14:textId="77777777" w:rsidR="00C74937" w:rsidRDefault="00C74937" w:rsidP="00C74937">
      <w:pPr>
        <w:rPr>
          <w:sz w:val="22"/>
          <w:szCs w:val="22"/>
        </w:rPr>
      </w:pPr>
    </w:p>
    <w:p w14:paraId="7106734A" w14:textId="77777777" w:rsidR="00C74937" w:rsidRDefault="00C74937" w:rsidP="00C74937">
      <w:pPr>
        <w:rPr>
          <w:sz w:val="22"/>
          <w:szCs w:val="22"/>
        </w:rPr>
      </w:pPr>
    </w:p>
    <w:p w14:paraId="77F281D1" w14:textId="22E4D897" w:rsidR="003B19FB" w:rsidRPr="00E77731" w:rsidRDefault="00C74937" w:rsidP="00E77731">
      <w:pPr>
        <w:rPr>
          <w:sz w:val="22"/>
          <w:szCs w:val="22"/>
        </w:rPr>
      </w:pPr>
      <w:r>
        <w:rPr>
          <w:sz w:val="22"/>
          <w:szCs w:val="22"/>
        </w:rPr>
        <w:t>Figure 5</w:t>
      </w:r>
    </w:p>
    <w:p w14:paraId="01327786" w14:textId="499C8DE0" w:rsidR="00205871" w:rsidRDefault="00797BA6">
      <w:pPr>
        <w:rPr>
          <w:bCs/>
          <w:sz w:val="22"/>
          <w:szCs w:val="22"/>
        </w:rPr>
      </w:pPr>
      <w:r w:rsidRPr="00797BA6">
        <w:rPr>
          <w:bCs/>
          <w:sz w:val="22"/>
          <w:szCs w:val="22"/>
        </w:rPr>
        <w:t>This research makes use of the F1-measure. This measure considers both precision and recall and finds a balance between both.</w:t>
      </w:r>
    </w:p>
    <w:p w14:paraId="15FBB9CC" w14:textId="77777777" w:rsidR="00797BA6" w:rsidRDefault="00797BA6">
      <w:pPr>
        <w:rPr>
          <w:bCs/>
          <w:sz w:val="22"/>
          <w:szCs w:val="22"/>
        </w:rPr>
      </w:pPr>
    </w:p>
    <w:p w14:paraId="04E8FB71" w14:textId="77777777" w:rsidR="00797BA6" w:rsidRDefault="00797BA6">
      <w:pPr>
        <w:rPr>
          <w:bCs/>
          <w:sz w:val="22"/>
          <w:szCs w:val="22"/>
        </w:rPr>
      </w:pPr>
      <w:r w:rsidRPr="00797BA6">
        <w:rPr>
          <w:bCs/>
          <w:sz w:val="22"/>
          <w:szCs w:val="22"/>
        </w:rPr>
        <w:t xml:space="preserve">The local analysis will be evaluated with ROC curves in order to evaluate the area under the curve for the classification models. While ROC Curves are the standard in evaluating model performance. This study will make use of the F1 measure that combines precision and recall. This facilitates comparison between models. With no clear objective in mind (i.e. terrorist detection) other than finding a </w:t>
      </w:r>
    </w:p>
    <w:p w14:paraId="35A1B496" w14:textId="0648FDE6" w:rsidR="00C26ED4" w:rsidRPr="0054676D" w:rsidRDefault="00C26ED4" w:rsidP="0054676D">
      <w:pPr>
        <w:rPr>
          <w:bCs/>
          <w:sz w:val="22"/>
          <w:szCs w:val="22"/>
        </w:rPr>
      </w:pPr>
    </w:p>
    <w:p w14:paraId="0C8B9A30" w14:textId="2AD01A74" w:rsidR="005B422A" w:rsidRPr="001D2919" w:rsidRDefault="00F53386" w:rsidP="005B422A">
      <w:pPr>
        <w:rPr>
          <w:b/>
          <w:bCs/>
          <w:i/>
          <w:iCs/>
          <w:sz w:val="22"/>
          <w:szCs w:val="22"/>
        </w:rPr>
      </w:pPr>
      <w:r w:rsidRPr="001D2919">
        <w:rPr>
          <w:b/>
          <w:bCs/>
          <w:i/>
          <w:iCs/>
          <w:sz w:val="22"/>
          <w:szCs w:val="22"/>
        </w:rPr>
        <w:lastRenderedPageBreak/>
        <w:t>Hyperparameters and Algorithm training</w:t>
      </w:r>
      <w:r w:rsidR="00B00722" w:rsidRPr="001D2919">
        <w:rPr>
          <w:sz w:val="22"/>
          <w:szCs w:val="22"/>
        </w:rPr>
        <w:tab/>
      </w:r>
    </w:p>
    <w:p w14:paraId="38640017" w14:textId="77777777" w:rsidR="005B422A" w:rsidRPr="001D2919" w:rsidRDefault="005B422A" w:rsidP="00B25536">
      <w:pPr>
        <w:rPr>
          <w:sz w:val="22"/>
          <w:szCs w:val="22"/>
        </w:rPr>
      </w:pPr>
    </w:p>
    <w:p w14:paraId="6B17349A" w14:textId="62A6E9CB" w:rsidR="007B1648" w:rsidRDefault="00B00722" w:rsidP="00932CF6">
      <w:pPr>
        <w:ind w:firstLine="720"/>
        <w:rPr>
          <w:sz w:val="22"/>
          <w:szCs w:val="22"/>
        </w:rPr>
      </w:pPr>
      <w:r>
        <w:rPr>
          <w:sz w:val="22"/>
          <w:szCs w:val="22"/>
        </w:rPr>
        <w:t>Follow</w:t>
      </w:r>
      <w:r w:rsidR="00B25536">
        <w:rPr>
          <w:sz w:val="22"/>
          <w:szCs w:val="22"/>
        </w:rPr>
        <w:t xml:space="preserve">ing the aforementioned similarity between both classifiers and the possibility to run the treebased models in parallel. Crossvalidation was performed using a gridsearchCV functionality in sklearn. Table 3 shows the parameter tuning for both </w:t>
      </w:r>
      <w:r w:rsidR="00DF46AF">
        <w:rPr>
          <w:sz w:val="22"/>
          <w:szCs w:val="22"/>
        </w:rPr>
        <w:t xml:space="preserve">the </w:t>
      </w:r>
      <w:r w:rsidR="00B25536">
        <w:rPr>
          <w:sz w:val="22"/>
          <w:szCs w:val="22"/>
        </w:rPr>
        <w:t>Tree Classifiers and the KNN- score.</w:t>
      </w:r>
      <w:r w:rsidR="007B1648">
        <w:rPr>
          <w:sz w:val="22"/>
          <w:szCs w:val="22"/>
        </w:rPr>
        <w:t xml:space="preserve"> </w:t>
      </w:r>
    </w:p>
    <w:p w14:paraId="115D2AD9" w14:textId="77777777" w:rsidR="007B1648" w:rsidRDefault="007B1648" w:rsidP="00B25536">
      <w:pPr>
        <w:rPr>
          <w:sz w:val="22"/>
          <w:szCs w:val="22"/>
        </w:rPr>
      </w:pPr>
    </w:p>
    <w:p w14:paraId="7D820C1D" w14:textId="4A5D7B38" w:rsidR="00B25536" w:rsidRDefault="007B1648" w:rsidP="007B1648">
      <w:pPr>
        <w:rPr>
          <w:sz w:val="22"/>
          <w:szCs w:val="22"/>
        </w:rPr>
      </w:pPr>
      <w:r>
        <w:rPr>
          <w:sz w:val="22"/>
          <w:szCs w:val="22"/>
        </w:rPr>
        <w:t xml:space="preserve">The Random Forest and Extra Trees classifier were trained using Grid search cross validation. The parameters that were observed can be found in table 3. </w:t>
      </w:r>
    </w:p>
    <w:p w14:paraId="7F4CED7B" w14:textId="77777777" w:rsidR="007B1648" w:rsidRDefault="007B1648" w:rsidP="007B1648">
      <w:pPr>
        <w:rPr>
          <w:sz w:val="22"/>
          <w:szCs w:val="22"/>
        </w:rPr>
      </w:pPr>
    </w:p>
    <w:p w14:paraId="1B0919A2" w14:textId="77777777" w:rsidR="00932CF6" w:rsidRDefault="00932CF6" w:rsidP="00932CF6">
      <w:pPr>
        <w:rPr>
          <w:i/>
          <w:iCs/>
          <w:sz w:val="22"/>
          <w:szCs w:val="22"/>
        </w:rPr>
      </w:pPr>
    </w:p>
    <w:tbl>
      <w:tblPr>
        <w:tblStyle w:val="TableGrid"/>
        <w:tblW w:w="0" w:type="auto"/>
        <w:tblLook w:val="04A0" w:firstRow="1" w:lastRow="0" w:firstColumn="1" w:lastColumn="0" w:noHBand="0" w:noVBand="1"/>
      </w:tblPr>
      <w:tblGrid>
        <w:gridCol w:w="1891"/>
        <w:gridCol w:w="2154"/>
        <w:gridCol w:w="2790"/>
      </w:tblGrid>
      <w:tr w:rsidR="00932CF6" w14:paraId="03D76291" w14:textId="77777777" w:rsidTr="00B345F5">
        <w:tc>
          <w:tcPr>
            <w:tcW w:w="1891" w:type="dxa"/>
          </w:tcPr>
          <w:p w14:paraId="47290D3B" w14:textId="77777777" w:rsidR="00932CF6" w:rsidRPr="00C92B97" w:rsidRDefault="00932CF6" w:rsidP="00B345F5">
            <w:pPr>
              <w:rPr>
                <w:b/>
                <w:bCs/>
                <w:sz w:val="22"/>
                <w:szCs w:val="22"/>
              </w:rPr>
            </w:pPr>
          </w:p>
        </w:tc>
        <w:tc>
          <w:tcPr>
            <w:tcW w:w="2154" w:type="dxa"/>
          </w:tcPr>
          <w:p w14:paraId="0CED5ED0" w14:textId="77777777" w:rsidR="00932CF6" w:rsidRPr="00C92B97" w:rsidRDefault="00932CF6" w:rsidP="00B345F5">
            <w:pPr>
              <w:rPr>
                <w:b/>
                <w:bCs/>
                <w:sz w:val="22"/>
                <w:szCs w:val="22"/>
              </w:rPr>
            </w:pPr>
          </w:p>
        </w:tc>
        <w:tc>
          <w:tcPr>
            <w:tcW w:w="2790" w:type="dxa"/>
          </w:tcPr>
          <w:p w14:paraId="095B04E4" w14:textId="77777777" w:rsidR="00932CF6" w:rsidRDefault="00932CF6" w:rsidP="00B345F5">
            <w:pPr>
              <w:rPr>
                <w:sz w:val="22"/>
                <w:szCs w:val="22"/>
              </w:rPr>
            </w:pPr>
          </w:p>
        </w:tc>
      </w:tr>
      <w:tr w:rsidR="00932CF6" w14:paraId="44583131" w14:textId="77777777" w:rsidTr="00B345F5">
        <w:tc>
          <w:tcPr>
            <w:tcW w:w="1891" w:type="dxa"/>
          </w:tcPr>
          <w:p w14:paraId="78ED0FF1" w14:textId="77777777" w:rsidR="00932CF6" w:rsidRDefault="00932CF6" w:rsidP="00B345F5">
            <w:pPr>
              <w:rPr>
                <w:sz w:val="22"/>
                <w:szCs w:val="22"/>
              </w:rPr>
            </w:pPr>
            <w:r w:rsidRPr="00C92B97">
              <w:rPr>
                <w:b/>
                <w:bCs/>
                <w:sz w:val="22"/>
                <w:szCs w:val="22"/>
              </w:rPr>
              <w:t>Parameters</w:t>
            </w:r>
          </w:p>
        </w:tc>
        <w:tc>
          <w:tcPr>
            <w:tcW w:w="2154" w:type="dxa"/>
          </w:tcPr>
          <w:p w14:paraId="39898464" w14:textId="77777777" w:rsidR="00932CF6" w:rsidRDefault="00932CF6" w:rsidP="00B345F5">
            <w:pPr>
              <w:rPr>
                <w:sz w:val="22"/>
                <w:szCs w:val="22"/>
              </w:rPr>
            </w:pPr>
            <w:r>
              <w:rPr>
                <w:b/>
                <w:bCs/>
                <w:sz w:val="22"/>
                <w:szCs w:val="22"/>
              </w:rPr>
              <w:t>Definition</w:t>
            </w:r>
          </w:p>
        </w:tc>
        <w:tc>
          <w:tcPr>
            <w:tcW w:w="2790" w:type="dxa"/>
          </w:tcPr>
          <w:p w14:paraId="6BA8C345" w14:textId="77777777" w:rsidR="00932CF6" w:rsidRPr="00DC58C3" w:rsidRDefault="00932CF6" w:rsidP="00B345F5">
            <w:pPr>
              <w:rPr>
                <w:b/>
                <w:bCs/>
                <w:sz w:val="22"/>
                <w:szCs w:val="22"/>
              </w:rPr>
            </w:pPr>
            <w:r w:rsidRPr="00DC58C3">
              <w:rPr>
                <w:b/>
                <w:bCs/>
                <w:sz w:val="22"/>
                <w:szCs w:val="22"/>
              </w:rPr>
              <w:t>Grids for both classifiers</w:t>
            </w:r>
          </w:p>
        </w:tc>
      </w:tr>
      <w:tr w:rsidR="00932CF6" w14:paraId="532947D3" w14:textId="77777777" w:rsidTr="00B345F5">
        <w:trPr>
          <w:trHeight w:val="86"/>
        </w:trPr>
        <w:tc>
          <w:tcPr>
            <w:tcW w:w="1891" w:type="dxa"/>
          </w:tcPr>
          <w:p w14:paraId="0663F9D9" w14:textId="77777777" w:rsidR="00932CF6" w:rsidRDefault="00932CF6" w:rsidP="00B345F5">
            <w:pPr>
              <w:rPr>
                <w:sz w:val="22"/>
                <w:szCs w:val="22"/>
              </w:rPr>
            </w:pPr>
            <w:r>
              <w:rPr>
                <w:sz w:val="22"/>
                <w:szCs w:val="22"/>
              </w:rPr>
              <w:t>Max_depth</w:t>
            </w:r>
          </w:p>
        </w:tc>
        <w:tc>
          <w:tcPr>
            <w:tcW w:w="2154" w:type="dxa"/>
          </w:tcPr>
          <w:p w14:paraId="4474B387" w14:textId="77777777" w:rsidR="00932CF6" w:rsidRDefault="00932CF6" w:rsidP="00B345F5">
            <w:pPr>
              <w:rPr>
                <w:sz w:val="22"/>
                <w:szCs w:val="22"/>
              </w:rPr>
            </w:pPr>
            <w:r>
              <w:rPr>
                <w:sz w:val="22"/>
                <w:szCs w:val="22"/>
              </w:rPr>
              <w:t xml:space="preserve">Represents the Depth of each tree. </w:t>
            </w:r>
          </w:p>
        </w:tc>
        <w:tc>
          <w:tcPr>
            <w:tcW w:w="2790" w:type="dxa"/>
          </w:tcPr>
          <w:p w14:paraId="4C1816A3" w14:textId="77777777" w:rsidR="00932CF6" w:rsidRDefault="00932CF6" w:rsidP="00B345F5">
            <w:pPr>
              <w:rPr>
                <w:sz w:val="22"/>
                <w:szCs w:val="22"/>
              </w:rPr>
            </w:pPr>
            <w:r>
              <w:rPr>
                <w:sz w:val="22"/>
                <w:szCs w:val="22"/>
              </w:rPr>
              <w:t>[2,3,4,5]</w:t>
            </w:r>
          </w:p>
        </w:tc>
      </w:tr>
      <w:tr w:rsidR="00932CF6" w14:paraId="0DD33186" w14:textId="77777777" w:rsidTr="00B345F5">
        <w:tc>
          <w:tcPr>
            <w:tcW w:w="1891" w:type="dxa"/>
          </w:tcPr>
          <w:p w14:paraId="71B556F8" w14:textId="77777777" w:rsidR="00932CF6" w:rsidRDefault="00932CF6" w:rsidP="00B345F5">
            <w:pPr>
              <w:rPr>
                <w:sz w:val="22"/>
                <w:szCs w:val="22"/>
              </w:rPr>
            </w:pPr>
            <w:r>
              <w:rPr>
                <w:sz w:val="22"/>
                <w:szCs w:val="22"/>
              </w:rPr>
              <w:t>Min_samples_split</w:t>
            </w:r>
          </w:p>
        </w:tc>
        <w:tc>
          <w:tcPr>
            <w:tcW w:w="2154" w:type="dxa"/>
          </w:tcPr>
          <w:p w14:paraId="54D668D2" w14:textId="77777777" w:rsidR="00932CF6" w:rsidRDefault="00932CF6" w:rsidP="00B345F5">
            <w:pPr>
              <w:rPr>
                <w:sz w:val="22"/>
                <w:szCs w:val="22"/>
              </w:rPr>
            </w:pPr>
            <w:r>
              <w:rPr>
                <w:sz w:val="22"/>
                <w:szCs w:val="22"/>
              </w:rPr>
              <w:t>The minimum amount of samples needed before a node can make a split.</w:t>
            </w:r>
          </w:p>
        </w:tc>
        <w:tc>
          <w:tcPr>
            <w:tcW w:w="2790" w:type="dxa"/>
          </w:tcPr>
          <w:p w14:paraId="40801C87" w14:textId="77777777" w:rsidR="00932CF6" w:rsidRDefault="00932CF6" w:rsidP="00B345F5">
            <w:pPr>
              <w:rPr>
                <w:sz w:val="22"/>
                <w:szCs w:val="22"/>
              </w:rPr>
            </w:pPr>
            <w:r>
              <w:rPr>
                <w:sz w:val="22"/>
                <w:szCs w:val="22"/>
              </w:rPr>
              <w:t>[2,3,4,5]</w:t>
            </w:r>
          </w:p>
        </w:tc>
      </w:tr>
      <w:tr w:rsidR="00932CF6" w14:paraId="575ABE8F" w14:textId="77777777" w:rsidTr="00B345F5">
        <w:tc>
          <w:tcPr>
            <w:tcW w:w="1891" w:type="dxa"/>
          </w:tcPr>
          <w:p w14:paraId="7A1FAA48" w14:textId="77777777" w:rsidR="00932CF6" w:rsidRDefault="00932CF6" w:rsidP="00B345F5">
            <w:pPr>
              <w:rPr>
                <w:sz w:val="22"/>
                <w:szCs w:val="22"/>
              </w:rPr>
            </w:pPr>
            <w:r>
              <w:rPr>
                <w:sz w:val="22"/>
                <w:szCs w:val="22"/>
              </w:rPr>
              <w:t>Min_samples_leaf</w:t>
            </w:r>
          </w:p>
        </w:tc>
        <w:tc>
          <w:tcPr>
            <w:tcW w:w="2154" w:type="dxa"/>
          </w:tcPr>
          <w:p w14:paraId="2BD48CBC" w14:textId="77777777" w:rsidR="00932CF6" w:rsidRDefault="00932CF6" w:rsidP="00B345F5">
            <w:pPr>
              <w:rPr>
                <w:sz w:val="22"/>
                <w:szCs w:val="22"/>
              </w:rPr>
            </w:pPr>
            <w:r>
              <w:rPr>
                <w:sz w:val="22"/>
                <w:szCs w:val="22"/>
              </w:rPr>
              <w:t>The required minimum of samples at a leaf.</w:t>
            </w:r>
          </w:p>
        </w:tc>
        <w:tc>
          <w:tcPr>
            <w:tcW w:w="2790" w:type="dxa"/>
          </w:tcPr>
          <w:p w14:paraId="1427D673" w14:textId="77777777" w:rsidR="00932CF6" w:rsidRDefault="00932CF6" w:rsidP="00B345F5">
            <w:pPr>
              <w:rPr>
                <w:sz w:val="22"/>
                <w:szCs w:val="22"/>
              </w:rPr>
            </w:pPr>
            <w:r>
              <w:rPr>
                <w:sz w:val="22"/>
                <w:szCs w:val="22"/>
              </w:rPr>
              <w:t>[2,3,4,5]</w:t>
            </w:r>
          </w:p>
        </w:tc>
      </w:tr>
      <w:tr w:rsidR="00932CF6" w14:paraId="48D33E01" w14:textId="77777777" w:rsidTr="00B345F5">
        <w:tc>
          <w:tcPr>
            <w:tcW w:w="1891" w:type="dxa"/>
          </w:tcPr>
          <w:p w14:paraId="4F4D6A69" w14:textId="77777777" w:rsidR="00932CF6" w:rsidRDefault="00932CF6" w:rsidP="00B345F5">
            <w:pPr>
              <w:rPr>
                <w:sz w:val="22"/>
                <w:szCs w:val="22"/>
              </w:rPr>
            </w:pPr>
            <w:r>
              <w:rPr>
                <w:sz w:val="22"/>
                <w:szCs w:val="22"/>
              </w:rPr>
              <w:t>Max_features</w:t>
            </w:r>
          </w:p>
        </w:tc>
        <w:tc>
          <w:tcPr>
            <w:tcW w:w="2154" w:type="dxa"/>
          </w:tcPr>
          <w:p w14:paraId="67F81EA6" w14:textId="77777777" w:rsidR="00932CF6" w:rsidRDefault="00932CF6" w:rsidP="00B345F5">
            <w:pPr>
              <w:rPr>
                <w:sz w:val="22"/>
                <w:szCs w:val="22"/>
              </w:rPr>
            </w:pPr>
            <w:r>
              <w:rPr>
                <w:sz w:val="22"/>
                <w:szCs w:val="22"/>
              </w:rPr>
              <w:t>The number of predictors considered at each split.</w:t>
            </w:r>
          </w:p>
        </w:tc>
        <w:tc>
          <w:tcPr>
            <w:tcW w:w="2790" w:type="dxa"/>
          </w:tcPr>
          <w:p w14:paraId="34BCC4B6" w14:textId="77777777" w:rsidR="00932CF6" w:rsidRDefault="00932CF6" w:rsidP="00B345F5">
            <w:pPr>
              <w:rPr>
                <w:sz w:val="22"/>
                <w:szCs w:val="22"/>
              </w:rPr>
            </w:pPr>
            <w:r>
              <w:rPr>
                <w:sz w:val="22"/>
                <w:szCs w:val="22"/>
              </w:rPr>
              <w:t>[2,3,4,5]</w:t>
            </w:r>
          </w:p>
        </w:tc>
      </w:tr>
    </w:tbl>
    <w:p w14:paraId="1395A0E2" w14:textId="77777777" w:rsidR="00932CF6" w:rsidRDefault="00932CF6" w:rsidP="00C92B97">
      <w:pPr>
        <w:rPr>
          <w:i/>
          <w:iCs/>
          <w:sz w:val="18"/>
          <w:szCs w:val="18"/>
        </w:rPr>
      </w:pPr>
    </w:p>
    <w:p w14:paraId="6E49A9EF" w14:textId="77777777" w:rsidR="00932CF6" w:rsidRDefault="00932CF6" w:rsidP="00C92B97">
      <w:pPr>
        <w:rPr>
          <w:i/>
          <w:iCs/>
          <w:sz w:val="18"/>
          <w:szCs w:val="18"/>
        </w:rPr>
      </w:pPr>
    </w:p>
    <w:p w14:paraId="636828FC" w14:textId="4ED92210" w:rsidR="00A57EE6" w:rsidRPr="00A57EE6" w:rsidRDefault="00A57EE6" w:rsidP="00C92B97">
      <w:pPr>
        <w:rPr>
          <w:i/>
          <w:iCs/>
          <w:sz w:val="18"/>
          <w:szCs w:val="18"/>
        </w:rPr>
      </w:pPr>
      <w:r w:rsidRPr="00A57EE6">
        <w:rPr>
          <w:i/>
          <w:iCs/>
          <w:sz w:val="18"/>
          <w:szCs w:val="18"/>
        </w:rPr>
        <w:t>Table 3</w:t>
      </w:r>
    </w:p>
    <w:p w14:paraId="7AFC8C76" w14:textId="77777777" w:rsidR="00A57EE6" w:rsidRPr="00A57EE6" w:rsidRDefault="00A57EE6" w:rsidP="00A57EE6">
      <w:pPr>
        <w:rPr>
          <w:i/>
          <w:iCs/>
          <w:sz w:val="22"/>
          <w:szCs w:val="22"/>
        </w:rPr>
      </w:pPr>
      <w:r w:rsidRPr="00A57EE6">
        <w:rPr>
          <w:i/>
          <w:iCs/>
          <w:sz w:val="22"/>
          <w:szCs w:val="22"/>
        </w:rPr>
        <w:t>Parameter tuning in tree-based methods</w:t>
      </w:r>
    </w:p>
    <w:p w14:paraId="3FF9ACCC" w14:textId="4908CFD2" w:rsidR="007B1648" w:rsidRDefault="007B1648" w:rsidP="007B1648"/>
    <w:p w14:paraId="4A1787E5" w14:textId="77777777" w:rsidR="00932CF6" w:rsidRDefault="00932CF6" w:rsidP="007B1648"/>
    <w:p w14:paraId="03C52CD1" w14:textId="77777777" w:rsidR="00932CF6" w:rsidRDefault="00932CF6" w:rsidP="007B1648"/>
    <w:p w14:paraId="1C95545B" w14:textId="77777777" w:rsidR="00F86214" w:rsidRPr="00232342" w:rsidRDefault="00F86214" w:rsidP="00F86214">
      <w:pPr>
        <w:rPr>
          <w:sz w:val="20"/>
          <w:szCs w:val="36"/>
        </w:rPr>
      </w:pPr>
      <w:r w:rsidRPr="00232342">
        <w:rPr>
          <w:sz w:val="20"/>
          <w:szCs w:val="36"/>
        </w:rPr>
        <w:t>Why to not OVERTUNEEEE</w:t>
      </w:r>
    </w:p>
    <w:p w14:paraId="27D1D764" w14:textId="77777777" w:rsidR="00F86214" w:rsidRDefault="00B97CDE" w:rsidP="00F86214">
      <w:pPr>
        <w:rPr>
          <w:sz w:val="20"/>
          <w:szCs w:val="36"/>
        </w:rPr>
      </w:pPr>
      <w:hyperlink r:id="rId30" w:history="1">
        <w:r w:rsidR="00F86214" w:rsidRPr="00DC1707">
          <w:rPr>
            <w:rStyle w:val="Hyperlink"/>
            <w:sz w:val="20"/>
            <w:szCs w:val="36"/>
          </w:rPr>
          <w:t>http://www.jmlr.org/papers/v3/reunanen03a.html</w:t>
        </w:r>
      </w:hyperlink>
    </w:p>
    <w:p w14:paraId="7219747E" w14:textId="77777777" w:rsidR="00F86214" w:rsidRDefault="00F86214" w:rsidP="007B1648"/>
    <w:p w14:paraId="035F565C" w14:textId="34145B95" w:rsidR="003821F1" w:rsidRPr="003821F1" w:rsidRDefault="003821F1" w:rsidP="00B25536">
      <w:pPr>
        <w:rPr>
          <w:i/>
          <w:iCs/>
          <w:sz w:val="22"/>
          <w:szCs w:val="22"/>
        </w:rPr>
      </w:pPr>
      <w:r w:rsidRPr="00232342">
        <w:rPr>
          <w:i/>
          <w:iCs/>
          <w:sz w:val="22"/>
          <w:szCs w:val="22"/>
          <w:highlight w:val="yellow"/>
        </w:rPr>
        <w:t>Change blindness</w:t>
      </w:r>
      <w:r w:rsidR="008D2D72" w:rsidRPr="00232342">
        <w:rPr>
          <w:i/>
          <w:iCs/>
          <w:sz w:val="22"/>
          <w:szCs w:val="22"/>
          <w:highlight w:val="yellow"/>
        </w:rPr>
        <w:t xml:space="preserve"> and visual search parameter tuning for KNN</w:t>
      </w:r>
    </w:p>
    <w:p w14:paraId="4F5D73A3" w14:textId="2C63A392" w:rsidR="008D2D72" w:rsidRDefault="00230ED6" w:rsidP="008D2D72">
      <w:pPr>
        <w:ind w:firstLine="720"/>
        <w:rPr>
          <w:sz w:val="22"/>
          <w:szCs w:val="22"/>
        </w:rPr>
      </w:pPr>
      <w:r>
        <w:rPr>
          <w:sz w:val="22"/>
          <w:szCs w:val="22"/>
        </w:rPr>
        <w:t>The most important parameter in the K nearest neighbor’s algorithm is obviously the K.</w:t>
      </w:r>
      <w:r w:rsidR="008D2D72">
        <w:rPr>
          <w:sz w:val="22"/>
          <w:szCs w:val="22"/>
        </w:rPr>
        <w:t xml:space="preserve"> Parameter tuning for K showed that in the Change Blindness task the MinMax scaler seem to classify the objects with maximum accuracy.</w:t>
      </w:r>
    </w:p>
    <w:p w14:paraId="00797152" w14:textId="3A067E5E" w:rsidR="008D2D72" w:rsidRDefault="008D2D72" w:rsidP="008D2D72">
      <w:pPr>
        <w:rPr>
          <w:sz w:val="22"/>
          <w:szCs w:val="22"/>
        </w:rPr>
      </w:pPr>
    </w:p>
    <w:p w14:paraId="262AB324" w14:textId="18DF06EE" w:rsidR="008D2D72" w:rsidRDefault="008D2D72" w:rsidP="008D2D72">
      <w:pPr>
        <w:rPr>
          <w:sz w:val="22"/>
          <w:szCs w:val="22"/>
        </w:rPr>
      </w:pPr>
      <w:r>
        <w:rPr>
          <w:sz w:val="22"/>
          <w:szCs w:val="22"/>
        </w:rPr>
        <w:t xml:space="preserve">Table </w:t>
      </w:r>
      <w:r w:rsidR="007B1648">
        <w:rPr>
          <w:sz w:val="22"/>
          <w:szCs w:val="22"/>
        </w:rPr>
        <w:t>4</w:t>
      </w:r>
      <w:r>
        <w:rPr>
          <w:sz w:val="22"/>
          <w:szCs w:val="22"/>
        </w:rPr>
        <w:t>:</w:t>
      </w:r>
    </w:p>
    <w:p w14:paraId="743635DD" w14:textId="612A3045" w:rsidR="008D2D72" w:rsidRDefault="008D2D72" w:rsidP="008D2D72">
      <w:pPr>
        <w:rPr>
          <w:sz w:val="22"/>
          <w:szCs w:val="22"/>
        </w:rPr>
      </w:pPr>
      <w:r>
        <w:rPr>
          <w:sz w:val="22"/>
          <w:szCs w:val="22"/>
        </w:rPr>
        <w:t xml:space="preserve">Parameter tuning for KNN. </w:t>
      </w:r>
      <w:r w:rsidR="00C92B97">
        <w:rPr>
          <w:sz w:val="22"/>
          <w:szCs w:val="22"/>
        </w:rPr>
        <w:t xml:space="preserve"> For both datasets the data was standard scaled to mean and standard deviation and MinMax scaled between 0 and 1. </w:t>
      </w:r>
    </w:p>
    <w:p w14:paraId="195728D7" w14:textId="77777777" w:rsidR="00076600" w:rsidRDefault="00076600" w:rsidP="00076600">
      <w:pPr>
        <w:rPr>
          <w:bCs/>
        </w:rPr>
      </w:pPr>
    </w:p>
    <w:p w14:paraId="0EB697BD" w14:textId="37656EF4" w:rsidR="00E46808" w:rsidRPr="000313F9" w:rsidRDefault="00076600" w:rsidP="000313F9">
      <w:pPr>
        <w:rPr>
          <w:bCs/>
        </w:rPr>
      </w:pPr>
      <w:r>
        <w:rPr>
          <w:bCs/>
        </w:rPr>
        <w:t>The f1-measure can be seen as a measure of preciseness but also robustness @@ data-skeptic</w:t>
      </w:r>
    </w:p>
    <w:p w14:paraId="2897DCD0" w14:textId="77777777" w:rsidR="0066623D" w:rsidRDefault="0066623D">
      <w:pPr>
        <w:rPr>
          <w:b/>
          <w:sz w:val="22"/>
          <w:szCs w:val="22"/>
        </w:rPr>
      </w:pPr>
    </w:p>
    <w:p w14:paraId="2610F30D" w14:textId="77777777" w:rsidR="00E46808" w:rsidRDefault="00E46808">
      <w:pPr>
        <w:rPr>
          <w:b/>
          <w:sz w:val="22"/>
          <w:szCs w:val="22"/>
        </w:rPr>
      </w:pPr>
    </w:p>
    <w:p w14:paraId="7348F43D" w14:textId="09B13938" w:rsidR="00E46808" w:rsidRDefault="00B97CDE">
      <w:pPr>
        <w:rPr>
          <w:b/>
          <w:sz w:val="22"/>
          <w:szCs w:val="22"/>
        </w:rPr>
      </w:pPr>
      <w:hyperlink r:id="rId31" w:history="1">
        <w:r w:rsidR="00E46808" w:rsidRPr="007A266E">
          <w:rPr>
            <w:rStyle w:val="Hyperlink"/>
            <w:b/>
            <w:sz w:val="22"/>
            <w:szCs w:val="22"/>
          </w:rPr>
          <w:t>http://www.dcs.gla.ac.uk/Keith/Chapter.</w:t>
        </w:r>
        <w:r w:rsidR="00E46808" w:rsidRPr="007A266E">
          <w:rPr>
            <w:rStyle w:val="Hyperlink"/>
            <w:b/>
            <w:sz w:val="22"/>
            <w:szCs w:val="22"/>
          </w:rPr>
          <w:t>7</w:t>
        </w:r>
        <w:r w:rsidR="00E46808" w:rsidRPr="007A266E">
          <w:rPr>
            <w:rStyle w:val="Hyperlink"/>
            <w:b/>
            <w:sz w:val="22"/>
            <w:szCs w:val="22"/>
          </w:rPr>
          <w:t>/Ch.7.html</w:t>
        </w:r>
      </w:hyperlink>
    </w:p>
    <w:p w14:paraId="620009EC" w14:textId="77777777" w:rsidR="009B1C75" w:rsidRDefault="009B1C75">
      <w:pPr>
        <w:rPr>
          <w:b/>
          <w:sz w:val="22"/>
          <w:szCs w:val="22"/>
        </w:rPr>
      </w:pPr>
    </w:p>
    <w:p w14:paraId="36898D6F" w14:textId="77777777" w:rsidR="009B1C75" w:rsidRDefault="009B1C75">
      <w:pPr>
        <w:rPr>
          <w:b/>
          <w:sz w:val="22"/>
          <w:szCs w:val="22"/>
        </w:rPr>
      </w:pPr>
    </w:p>
    <w:p w14:paraId="41B6A790" w14:textId="32FCFD3C" w:rsidR="00354A72" w:rsidRDefault="00B97CDE">
      <w:pPr>
        <w:rPr>
          <w:b/>
          <w:sz w:val="22"/>
          <w:szCs w:val="22"/>
        </w:rPr>
      </w:pPr>
      <w:hyperlink r:id="rId32" w:history="1">
        <w:r w:rsidR="00354A72" w:rsidRPr="007A266E">
          <w:rPr>
            <w:rStyle w:val="Hyperlink"/>
            <w:b/>
            <w:sz w:val="22"/>
            <w:szCs w:val="22"/>
          </w:rPr>
          <w:t>https://www.bioinfopublication.org/files/articles/2_1_1_JMLT.pdf on f1</w:t>
        </w:r>
      </w:hyperlink>
      <w:r w:rsidR="00354A72">
        <w:rPr>
          <w:b/>
          <w:sz w:val="22"/>
          <w:szCs w:val="22"/>
        </w:rPr>
        <w:t xml:space="preserve"> scores</w:t>
      </w:r>
    </w:p>
    <w:p w14:paraId="0DBB645F" w14:textId="77777777" w:rsidR="00354A72" w:rsidRDefault="00354A72">
      <w:pPr>
        <w:rPr>
          <w:b/>
          <w:sz w:val="22"/>
          <w:szCs w:val="22"/>
        </w:rPr>
      </w:pPr>
    </w:p>
    <w:p w14:paraId="6EECD50F" w14:textId="77777777" w:rsidR="00E46808" w:rsidRDefault="00E46808">
      <w:pPr>
        <w:rPr>
          <w:b/>
          <w:sz w:val="22"/>
          <w:szCs w:val="22"/>
        </w:rPr>
      </w:pPr>
    </w:p>
    <w:p w14:paraId="0F2BFBC5" w14:textId="50B783F3" w:rsidR="008A1CE6" w:rsidRPr="00B25536" w:rsidRDefault="008A1CE6">
      <w:pPr>
        <w:rPr>
          <w:b/>
          <w:sz w:val="22"/>
          <w:szCs w:val="22"/>
        </w:rPr>
      </w:pPr>
      <w:r w:rsidRPr="00B25536">
        <w:rPr>
          <w:b/>
          <w:sz w:val="22"/>
          <w:szCs w:val="22"/>
        </w:rPr>
        <w:t>On F1 measures:</w:t>
      </w:r>
    </w:p>
    <w:p w14:paraId="0B0B6F3F" w14:textId="49427D3A" w:rsidR="008A1CE6" w:rsidRPr="00B25536" w:rsidRDefault="00B97CDE">
      <w:pPr>
        <w:rPr>
          <w:b/>
          <w:sz w:val="22"/>
          <w:szCs w:val="22"/>
        </w:rPr>
      </w:pPr>
      <w:hyperlink r:id="rId33" w:history="1">
        <w:r w:rsidR="008A1CE6" w:rsidRPr="00B25536">
          <w:rPr>
            <w:rStyle w:val="Hyperlink"/>
            <w:b/>
            <w:sz w:val="22"/>
            <w:szCs w:val="22"/>
          </w:rPr>
          <w:t>https://stats.stackexchange.com/questions/49226/how-to-interpret-f-measure-values</w:t>
        </w:r>
      </w:hyperlink>
    </w:p>
    <w:p w14:paraId="52EA1D16" w14:textId="7476A30A" w:rsidR="009F5EFC" w:rsidRPr="00232342" w:rsidRDefault="009F5EFC" w:rsidP="00232342">
      <w:pPr>
        <w:rPr>
          <w:b/>
          <w:sz w:val="22"/>
          <w:szCs w:val="22"/>
        </w:rPr>
      </w:pPr>
    </w:p>
    <w:p w14:paraId="702271DA" w14:textId="77777777" w:rsidR="0066623D" w:rsidRDefault="0066623D">
      <w:pPr>
        <w:rPr>
          <w:b/>
          <w:sz w:val="22"/>
          <w:szCs w:val="22"/>
        </w:rPr>
      </w:pPr>
      <w:r>
        <w:rPr>
          <w:b/>
          <w:sz w:val="22"/>
          <w:szCs w:val="22"/>
        </w:rPr>
        <w:br w:type="page"/>
      </w:r>
    </w:p>
    <w:p w14:paraId="46B4294E" w14:textId="4C944B88" w:rsidR="00232342" w:rsidRPr="00232342" w:rsidRDefault="00232342" w:rsidP="00232342">
      <w:pPr>
        <w:spacing w:after="160" w:line="259" w:lineRule="auto"/>
        <w:jc w:val="center"/>
        <w:rPr>
          <w:b/>
          <w:sz w:val="22"/>
          <w:szCs w:val="22"/>
        </w:rPr>
      </w:pPr>
      <w:r>
        <w:rPr>
          <w:b/>
          <w:sz w:val="22"/>
          <w:szCs w:val="22"/>
        </w:rPr>
        <w:lastRenderedPageBreak/>
        <w:t>Results</w:t>
      </w:r>
    </w:p>
    <w:p w14:paraId="05CDF72F" w14:textId="2A258935" w:rsidR="009978C3" w:rsidRPr="009978C3" w:rsidRDefault="009978C3" w:rsidP="00BF5350">
      <w:pPr>
        <w:spacing w:line="360" w:lineRule="auto"/>
        <w:rPr>
          <w:rFonts w:cstheme="majorBidi"/>
          <w:b/>
          <w:bCs/>
          <w:color w:val="000000"/>
          <w:sz w:val="36"/>
          <w:szCs w:val="36"/>
        </w:rPr>
      </w:pPr>
      <w:r w:rsidRPr="009978C3">
        <w:rPr>
          <w:rFonts w:cstheme="majorBidi"/>
          <w:b/>
          <w:bCs/>
          <w:color w:val="000000"/>
          <w:sz w:val="36"/>
          <w:szCs w:val="36"/>
        </w:rPr>
        <w:t>1 Feature analysis</w:t>
      </w:r>
      <w:r>
        <w:rPr>
          <w:rFonts w:cstheme="majorBidi"/>
          <w:b/>
          <w:bCs/>
          <w:color w:val="000000"/>
          <w:sz w:val="36"/>
          <w:szCs w:val="36"/>
        </w:rPr>
        <w:t xml:space="preserve"> and </w:t>
      </w:r>
      <w:r w:rsidR="000B56F5">
        <w:rPr>
          <w:rFonts w:cstheme="majorBidi"/>
          <w:b/>
          <w:bCs/>
          <w:color w:val="000000"/>
          <w:sz w:val="36"/>
          <w:szCs w:val="36"/>
        </w:rPr>
        <w:t xml:space="preserve">prediction </w:t>
      </w:r>
      <w:r>
        <w:rPr>
          <w:rFonts w:cstheme="majorBidi"/>
          <w:b/>
          <w:bCs/>
          <w:color w:val="000000"/>
          <w:sz w:val="36"/>
          <w:szCs w:val="36"/>
        </w:rPr>
        <w:t>across tasks</w:t>
      </w:r>
    </w:p>
    <w:p w14:paraId="7C47E9C0" w14:textId="77777777" w:rsidR="00BF5350" w:rsidRPr="00231558" w:rsidRDefault="00BF5350" w:rsidP="00BF5350">
      <w:pPr>
        <w:spacing w:line="360" w:lineRule="auto"/>
        <w:rPr>
          <w:b/>
          <w:bCs/>
        </w:rPr>
      </w:pPr>
      <w:r w:rsidRPr="00231558">
        <w:rPr>
          <w:rFonts w:cstheme="majorBidi"/>
          <w:b/>
          <w:bCs/>
          <w:color w:val="000000"/>
          <w:sz w:val="22"/>
          <w:szCs w:val="22"/>
        </w:rPr>
        <w:t xml:space="preserve">RQ2) </w:t>
      </w:r>
      <w:r w:rsidRPr="00231558">
        <w:rPr>
          <w:rFonts w:cstheme="majorBidi"/>
          <w:b/>
          <w:bCs/>
          <w:color w:val="000000"/>
          <w:sz w:val="22"/>
          <w:szCs w:val="22"/>
        </w:rPr>
        <w:tab/>
      </w:r>
      <w:commentRangeStart w:id="40"/>
      <w:r w:rsidRPr="00231558">
        <w:rPr>
          <w:rFonts w:cstheme="majorBidi"/>
          <w:b/>
          <w:bCs/>
          <w:i/>
          <w:iCs/>
          <w:color w:val="000000"/>
        </w:rPr>
        <w:t>Do eye movement measures within the CSI domain contain enough information in order to predict Skill (Expert or novice) on the basis of eye movement parameters ?</w:t>
      </w:r>
      <w:commentRangeEnd w:id="40"/>
      <w:r w:rsidRPr="00231558">
        <w:rPr>
          <w:b/>
          <w:bCs/>
        </w:rPr>
        <w:commentReference w:id="40"/>
      </w:r>
    </w:p>
    <w:p w14:paraId="5AC1F4E2" w14:textId="3AF65561" w:rsidR="00BF5350" w:rsidRDefault="00BF5350" w:rsidP="009F5EFC">
      <w:pPr>
        <w:rPr>
          <w:b/>
          <w:bCs/>
        </w:rPr>
      </w:pPr>
    </w:p>
    <w:p w14:paraId="17363552" w14:textId="41BD5AF2" w:rsidR="00BF5350" w:rsidRDefault="00034117" w:rsidP="00034117">
      <w:pPr>
        <w:pStyle w:val="ListParagraph"/>
        <w:numPr>
          <w:ilvl w:val="0"/>
          <w:numId w:val="6"/>
        </w:numPr>
      </w:pPr>
      <w:r>
        <w:t xml:space="preserve">In terms of Feature importance relevant fixation number doesn’t do very well globally. Both with 4 groups as with 2 groups. Fixation duration actually contains more information looking at Eyelink. </w:t>
      </w:r>
    </w:p>
    <w:p w14:paraId="4CC4F663" w14:textId="77777777" w:rsidR="00034117" w:rsidRDefault="00034117" w:rsidP="009F5EFC"/>
    <w:p w14:paraId="392C5524" w14:textId="5C2EEA00" w:rsidR="00232342" w:rsidRPr="00932CF6" w:rsidRDefault="00232342" w:rsidP="00932CF6">
      <w:pPr>
        <w:rPr>
          <w:b/>
          <w:bCs/>
          <w:i/>
          <w:iCs/>
        </w:rPr>
      </w:pPr>
      <w:r w:rsidRPr="00232342">
        <w:rPr>
          <w:b/>
          <w:bCs/>
          <w:i/>
          <w:iCs/>
        </w:rPr>
        <w:t>Principal component analysis</w:t>
      </w:r>
    </w:p>
    <w:p w14:paraId="5FE3D0D6" w14:textId="77777777" w:rsidR="00232342" w:rsidRDefault="00232342" w:rsidP="00232342">
      <w:pPr>
        <w:ind w:firstLine="360"/>
      </w:pPr>
    </w:p>
    <w:p w14:paraId="41CF804D" w14:textId="77777777" w:rsidR="00232342" w:rsidRDefault="00232342" w:rsidP="00232342">
      <w:pPr>
        <w:ind w:firstLine="360"/>
      </w:pPr>
    </w:p>
    <w:p w14:paraId="5079ECA7" w14:textId="77777777" w:rsidR="00232342" w:rsidRDefault="00232342" w:rsidP="00232342">
      <w:r>
        <w:rPr>
          <w:noProof/>
          <w:lang w:bidi="he-IL"/>
        </w:rPr>
        <w:drawing>
          <wp:inline distT="0" distB="0" distL="0" distR="0" wp14:anchorId="05AC653D" wp14:editId="41B48890">
            <wp:extent cx="2842535" cy="3021741"/>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ye_standardscal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72325" cy="3053409"/>
                    </a:xfrm>
                    <a:prstGeom prst="rect">
                      <a:avLst/>
                    </a:prstGeom>
                  </pic:spPr>
                </pic:pic>
              </a:graphicData>
            </a:graphic>
          </wp:inline>
        </w:drawing>
      </w:r>
      <w:r>
        <w:rPr>
          <w:noProof/>
          <w:lang w:bidi="he-IL"/>
        </w:rPr>
        <w:drawing>
          <wp:inline distT="0" distB="0" distL="0" distR="0" wp14:anchorId="45E7C704" wp14:editId="67CAC1F6">
            <wp:extent cx="2839275" cy="3018273"/>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ye minmax sca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9816" cy="3029478"/>
                    </a:xfrm>
                    <a:prstGeom prst="rect">
                      <a:avLst/>
                    </a:prstGeom>
                  </pic:spPr>
                </pic:pic>
              </a:graphicData>
            </a:graphic>
          </wp:inline>
        </w:drawing>
      </w:r>
    </w:p>
    <w:p w14:paraId="621ADECC" w14:textId="77777777" w:rsidR="00232342" w:rsidRDefault="00232342" w:rsidP="00232342"/>
    <w:p w14:paraId="3BE211A6" w14:textId="77777777" w:rsidR="00232342" w:rsidRDefault="00232342" w:rsidP="00232342">
      <w:pPr>
        <w:ind w:firstLine="360"/>
      </w:pPr>
    </w:p>
    <w:p w14:paraId="2BC8641B" w14:textId="2727FDB3" w:rsidR="00232342" w:rsidRDefault="00232342" w:rsidP="009978C3">
      <w:r>
        <w:t>Principal components were used to explore the data and as a preprocessing method for the K- Nearest Neighbors algorithm.</w:t>
      </w:r>
    </w:p>
    <w:p w14:paraId="41B52C9C" w14:textId="77777777" w:rsidR="00232342" w:rsidRDefault="00232342" w:rsidP="00232342">
      <w:r>
        <w:rPr>
          <w:noProof/>
          <w:lang w:bidi="he-IL"/>
        </w:rPr>
        <w:lastRenderedPageBreak/>
        <w:drawing>
          <wp:inline distT="0" distB="0" distL="0" distR="0" wp14:anchorId="687FEE94" wp14:editId="0EF09968">
            <wp:extent cx="2767436" cy="2941905"/>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nge_stand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8518" cy="2953685"/>
                    </a:xfrm>
                    <a:prstGeom prst="rect">
                      <a:avLst/>
                    </a:prstGeom>
                  </pic:spPr>
                </pic:pic>
              </a:graphicData>
            </a:graphic>
          </wp:inline>
        </w:drawing>
      </w:r>
      <w:r>
        <w:rPr>
          <w:noProof/>
          <w:lang w:bidi="he-IL"/>
        </w:rPr>
        <w:drawing>
          <wp:inline distT="0" distB="0" distL="0" distR="0" wp14:anchorId="3F39E500" wp14:editId="2B131003">
            <wp:extent cx="2767989" cy="2942493"/>
            <wp:effectExtent l="0" t="0" r="63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_minmax.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1278" cy="2945990"/>
                    </a:xfrm>
                    <a:prstGeom prst="rect">
                      <a:avLst/>
                    </a:prstGeom>
                  </pic:spPr>
                </pic:pic>
              </a:graphicData>
            </a:graphic>
          </wp:inline>
        </w:drawing>
      </w:r>
    </w:p>
    <w:p w14:paraId="3E186D38" w14:textId="45D76FB2" w:rsidR="00195E44" w:rsidRDefault="00195E44">
      <w:pPr>
        <w:rPr>
          <w:b/>
          <w:bCs/>
          <w:i/>
          <w:iCs/>
        </w:rPr>
      </w:pPr>
    </w:p>
    <w:p w14:paraId="55A0869E" w14:textId="71B49920" w:rsidR="00195E44" w:rsidRDefault="00195E44">
      <w:pPr>
        <w:rPr>
          <w:b/>
          <w:bCs/>
          <w:highlight w:val="yellow"/>
        </w:rPr>
      </w:pPr>
    </w:p>
    <w:p w14:paraId="0A592E6C" w14:textId="3F8A7BD9" w:rsidR="00195E44" w:rsidRDefault="00195E44">
      <w:pPr>
        <w:rPr>
          <w:b/>
          <w:bCs/>
        </w:rPr>
      </w:pPr>
      <w:r w:rsidRPr="00195E44">
        <w:rPr>
          <w:b/>
          <w:bCs/>
          <w:highlight w:val="yellow"/>
        </w:rPr>
        <w:t xml:space="preserve">Feature </w:t>
      </w:r>
      <w:r w:rsidR="009978C3">
        <w:rPr>
          <w:b/>
          <w:bCs/>
        </w:rPr>
        <w:t>analysis</w:t>
      </w:r>
    </w:p>
    <w:p w14:paraId="08A8BEB9" w14:textId="77777777" w:rsidR="00195E44" w:rsidRDefault="00195E44">
      <w:pPr>
        <w:rPr>
          <w:b/>
          <w:bCs/>
        </w:rPr>
      </w:pPr>
    </w:p>
    <w:p w14:paraId="535D6EDA" w14:textId="088F04B7" w:rsidR="009978C3" w:rsidRPr="009978C3" w:rsidRDefault="009978C3">
      <w:pPr>
        <w:rPr>
          <w:i/>
          <w:iCs/>
        </w:rPr>
      </w:pPr>
      <w:r>
        <w:rPr>
          <w:i/>
          <w:iCs/>
        </w:rPr>
        <w:t>Results E</w:t>
      </w:r>
      <w:r w:rsidRPr="009978C3">
        <w:rPr>
          <w:i/>
          <w:iCs/>
        </w:rPr>
        <w:t>xtratreesclassifier</w:t>
      </w:r>
    </w:p>
    <w:p w14:paraId="3EBE0162" w14:textId="77777777" w:rsidR="009978C3" w:rsidRDefault="009978C3">
      <w:pPr>
        <w:rPr>
          <w:b/>
          <w:bCs/>
        </w:rPr>
      </w:pPr>
    </w:p>
    <w:p w14:paraId="1A65291B" w14:textId="77777777" w:rsidR="009978C3" w:rsidRDefault="009978C3">
      <w:pPr>
        <w:rPr>
          <w:b/>
          <w:bCs/>
        </w:rPr>
      </w:pPr>
    </w:p>
    <w:p w14:paraId="1A47E65E" w14:textId="77777777" w:rsidR="009978C3" w:rsidRDefault="009978C3">
      <w:pPr>
        <w:rPr>
          <w:b/>
          <w:bCs/>
        </w:rPr>
      </w:pPr>
    </w:p>
    <w:p w14:paraId="76F5C305" w14:textId="4C09A8B4" w:rsidR="00195E44" w:rsidRDefault="00195E44">
      <w:pPr>
        <w:rPr>
          <w:b/>
          <w:bCs/>
        </w:rPr>
      </w:pPr>
      <w:r>
        <w:rPr>
          <w:b/>
          <w:bCs/>
        </w:rPr>
        <w:t>On change blindness task</w:t>
      </w:r>
    </w:p>
    <w:p w14:paraId="4D4786C2" w14:textId="77777777" w:rsidR="00195E44" w:rsidRDefault="00195E44">
      <w:pPr>
        <w:rPr>
          <w:b/>
          <w:bCs/>
        </w:rPr>
      </w:pPr>
    </w:p>
    <w:p w14:paraId="2999CE45" w14:textId="10537C08" w:rsidR="00195E44" w:rsidRDefault="00195E44">
      <w:pPr>
        <w:rPr>
          <w:b/>
          <w:bCs/>
        </w:rPr>
      </w:pPr>
      <w:r>
        <w:rPr>
          <w:b/>
          <w:bCs/>
        </w:rPr>
        <w:t>Figure 7</w:t>
      </w:r>
    </w:p>
    <w:p w14:paraId="4CA96B57" w14:textId="77777777" w:rsidR="00195E44" w:rsidRDefault="00195E44">
      <w:pPr>
        <w:rPr>
          <w:b/>
          <w:bCs/>
        </w:rPr>
      </w:pPr>
    </w:p>
    <w:p w14:paraId="1232FA80" w14:textId="7ECF2AAF" w:rsidR="00195E44" w:rsidRDefault="00195E44" w:rsidP="00604EF7">
      <w:pPr>
        <w:rPr>
          <w:b/>
          <w:bCs/>
        </w:rPr>
      </w:pPr>
      <w:r>
        <w:rPr>
          <w:b/>
          <w:bCs/>
          <w:noProof/>
          <w:lang w:bidi="he-IL"/>
        </w:rPr>
        <w:drawing>
          <wp:inline distT="0" distB="0" distL="0" distR="0" wp14:anchorId="36B567D6" wp14:editId="352FDE4A">
            <wp:extent cx="2834775" cy="213331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eature_importance global.png"/>
                    <pic:cNvPicPr/>
                  </pic:nvPicPr>
                  <pic:blipFill>
                    <a:blip r:embed="rId38">
                      <a:extLst>
                        <a:ext uri="{28A0092B-C50C-407E-A947-70E740481C1C}">
                          <a14:useLocalDpi xmlns:a14="http://schemas.microsoft.com/office/drawing/2010/main" val="0"/>
                        </a:ext>
                      </a:extLst>
                    </a:blip>
                    <a:stretch>
                      <a:fillRect/>
                    </a:stretch>
                  </pic:blipFill>
                  <pic:spPr>
                    <a:xfrm>
                      <a:off x="0" y="0"/>
                      <a:ext cx="2837436" cy="2135314"/>
                    </a:xfrm>
                    <a:prstGeom prst="rect">
                      <a:avLst/>
                    </a:prstGeom>
                  </pic:spPr>
                </pic:pic>
              </a:graphicData>
            </a:graphic>
          </wp:inline>
        </w:drawing>
      </w:r>
    </w:p>
    <w:p w14:paraId="243CA5FC" w14:textId="77777777" w:rsidR="00195E44" w:rsidRDefault="00195E44">
      <w:pPr>
        <w:rPr>
          <w:b/>
          <w:bCs/>
        </w:rPr>
      </w:pPr>
    </w:p>
    <w:p w14:paraId="00EE01F5" w14:textId="7F7F2CFA" w:rsidR="00195E44" w:rsidRDefault="00195E44">
      <w:pPr>
        <w:rPr>
          <w:b/>
          <w:bCs/>
        </w:rPr>
      </w:pPr>
      <w:r>
        <w:rPr>
          <w:b/>
          <w:bCs/>
        </w:rPr>
        <w:t>On visual search task</w:t>
      </w:r>
    </w:p>
    <w:p w14:paraId="45CDB400" w14:textId="6CA5700C" w:rsidR="00195E44" w:rsidRDefault="00CB74C6">
      <w:pPr>
        <w:rPr>
          <w:b/>
          <w:bCs/>
        </w:rPr>
      </w:pPr>
      <w:r>
        <w:rPr>
          <w:b/>
          <w:bCs/>
          <w:noProof/>
          <w:lang w:bidi="he-IL"/>
        </w:rPr>
        <w:lastRenderedPageBreak/>
        <w:drawing>
          <wp:inline distT="0" distB="0" distL="0" distR="0" wp14:anchorId="235A375D" wp14:editId="570A9DCF">
            <wp:extent cx="3761902" cy="266085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ature importance EYE.png"/>
                    <pic:cNvPicPr/>
                  </pic:nvPicPr>
                  <pic:blipFill>
                    <a:blip r:embed="rId39">
                      <a:extLst>
                        <a:ext uri="{28A0092B-C50C-407E-A947-70E740481C1C}">
                          <a14:useLocalDpi xmlns:a14="http://schemas.microsoft.com/office/drawing/2010/main" val="0"/>
                        </a:ext>
                      </a:extLst>
                    </a:blip>
                    <a:stretch>
                      <a:fillRect/>
                    </a:stretch>
                  </pic:blipFill>
                  <pic:spPr>
                    <a:xfrm>
                      <a:off x="0" y="0"/>
                      <a:ext cx="3764371" cy="2662604"/>
                    </a:xfrm>
                    <a:prstGeom prst="rect">
                      <a:avLst/>
                    </a:prstGeom>
                  </pic:spPr>
                </pic:pic>
              </a:graphicData>
            </a:graphic>
          </wp:inline>
        </w:drawing>
      </w:r>
    </w:p>
    <w:p w14:paraId="034DC46F" w14:textId="21C87752" w:rsidR="00195E44" w:rsidRDefault="00195E44">
      <w:pPr>
        <w:rPr>
          <w:b/>
          <w:bCs/>
          <w:highlight w:val="yellow"/>
        </w:rPr>
      </w:pPr>
    </w:p>
    <w:p w14:paraId="7140082F" w14:textId="59758753" w:rsidR="00195E44" w:rsidRDefault="00195E44">
      <w:pPr>
        <w:rPr>
          <w:b/>
          <w:bCs/>
        </w:rPr>
      </w:pPr>
      <w:r w:rsidRPr="00195E44">
        <w:rPr>
          <w:b/>
          <w:bCs/>
          <w:highlight w:val="yellow"/>
        </w:rPr>
        <w:t>Feature importance per image</w:t>
      </w:r>
      <w:r>
        <w:rPr>
          <w:b/>
          <w:bCs/>
        </w:rPr>
        <w:t>/ locally</w:t>
      </w:r>
    </w:p>
    <w:p w14:paraId="1603AEE4" w14:textId="77777777" w:rsidR="00195E44" w:rsidRDefault="00195E44">
      <w:pPr>
        <w:rPr>
          <w:b/>
          <w:bCs/>
        </w:rPr>
      </w:pPr>
    </w:p>
    <w:p w14:paraId="26592A8F" w14:textId="188406F3" w:rsidR="00195E44" w:rsidRDefault="00195E44">
      <w:pPr>
        <w:rPr>
          <w:b/>
          <w:bCs/>
        </w:rPr>
      </w:pPr>
    </w:p>
    <w:p w14:paraId="45C27F99" w14:textId="3D501EFB" w:rsidR="009200C2" w:rsidRDefault="00195E44">
      <w:r>
        <w:t>On change blindness task per image</w:t>
      </w:r>
    </w:p>
    <w:p w14:paraId="19AA7815" w14:textId="77777777" w:rsidR="000875F2" w:rsidRDefault="000875F2"/>
    <w:p w14:paraId="3BCD73CD" w14:textId="77777777" w:rsidR="000875F2" w:rsidRDefault="000875F2"/>
    <w:p w14:paraId="4AFF403C" w14:textId="3E2FE1B8" w:rsidR="00195E44" w:rsidRDefault="000875F2" w:rsidP="005A7C66">
      <w:r>
        <w:br w:type="page"/>
      </w:r>
    </w:p>
    <w:p w14:paraId="23BBFC24" w14:textId="77777777" w:rsidR="009200C2" w:rsidRDefault="009200C2"/>
    <w:p w14:paraId="59EB7DD5" w14:textId="4DF320D8" w:rsidR="005A7C66" w:rsidRDefault="005A7C66"/>
    <w:p w14:paraId="696D4F54" w14:textId="11648FC0" w:rsidR="000875F2" w:rsidRDefault="000875F2">
      <w:r>
        <w:t>Change_blind</w:t>
      </w:r>
      <w:r w:rsidR="000B56F5">
        <w:t xml:space="preserve"> average performance of ensemble classifiers.</w:t>
      </w:r>
    </w:p>
    <w:tbl>
      <w:tblPr>
        <w:tblStyle w:val="GridTable1Light"/>
        <w:tblW w:w="0" w:type="auto"/>
        <w:tblLook w:val="04A0" w:firstRow="1" w:lastRow="0" w:firstColumn="1" w:lastColumn="0" w:noHBand="0" w:noVBand="1"/>
      </w:tblPr>
      <w:tblGrid>
        <w:gridCol w:w="317"/>
        <w:gridCol w:w="2050"/>
        <w:gridCol w:w="967"/>
        <w:gridCol w:w="967"/>
      </w:tblGrid>
      <w:tr w:rsidR="000B56F5" w:rsidRPr="000B56F5" w14:paraId="5EF7DE22" w14:textId="77777777" w:rsidTr="005A7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82DD1B" w14:textId="77777777" w:rsidR="000B56F5" w:rsidRPr="000B56F5" w:rsidRDefault="000B56F5" w:rsidP="000B56F5">
            <w:pPr>
              <w:rPr>
                <w:sz w:val="20"/>
                <w:szCs w:val="20"/>
              </w:rPr>
            </w:pPr>
          </w:p>
        </w:tc>
        <w:tc>
          <w:tcPr>
            <w:tcW w:w="0" w:type="auto"/>
            <w:hideMark/>
          </w:tcPr>
          <w:p w14:paraId="7D694FB0" w14:textId="77777777" w:rsidR="000B56F5" w:rsidRPr="000B56F5" w:rsidRDefault="000B56F5" w:rsidP="000B56F5">
            <w:pPr>
              <w:spacing w:before="240"/>
              <w:jc w:val="right"/>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sz w:val="18"/>
                <w:szCs w:val="18"/>
              </w:rPr>
            </w:pPr>
            <w:r w:rsidRPr="000B56F5">
              <w:rPr>
                <w:rFonts w:ascii="Helvetica Neue" w:hAnsi="Helvetica Neue"/>
                <w:b w:val="0"/>
                <w:bCs w:val="0"/>
                <w:color w:val="000000"/>
                <w:sz w:val="18"/>
                <w:szCs w:val="18"/>
              </w:rPr>
              <w:t>performance</w:t>
            </w:r>
          </w:p>
        </w:tc>
        <w:tc>
          <w:tcPr>
            <w:tcW w:w="0" w:type="auto"/>
            <w:hideMark/>
          </w:tcPr>
          <w:p w14:paraId="4C230EF2" w14:textId="77777777" w:rsidR="000B56F5" w:rsidRPr="000B56F5" w:rsidRDefault="000B56F5" w:rsidP="000B56F5">
            <w:pPr>
              <w:spacing w:before="240"/>
              <w:jc w:val="right"/>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sz w:val="18"/>
                <w:szCs w:val="18"/>
              </w:rPr>
            </w:pPr>
            <w:r w:rsidRPr="000B56F5">
              <w:rPr>
                <w:rFonts w:ascii="Helvetica Neue" w:hAnsi="Helvetica Neue"/>
                <w:b w:val="0"/>
                <w:bCs w:val="0"/>
                <w:color w:val="000000"/>
                <w:sz w:val="18"/>
                <w:szCs w:val="18"/>
              </w:rPr>
              <w:t>mean</w:t>
            </w:r>
          </w:p>
        </w:tc>
        <w:tc>
          <w:tcPr>
            <w:tcW w:w="0" w:type="auto"/>
            <w:hideMark/>
          </w:tcPr>
          <w:p w14:paraId="78012510" w14:textId="77777777" w:rsidR="000B56F5" w:rsidRPr="000B56F5" w:rsidRDefault="000B56F5" w:rsidP="000B56F5">
            <w:pPr>
              <w:spacing w:before="240"/>
              <w:jc w:val="right"/>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sz w:val="18"/>
                <w:szCs w:val="18"/>
              </w:rPr>
            </w:pPr>
            <w:r w:rsidRPr="000B56F5">
              <w:rPr>
                <w:rFonts w:ascii="Helvetica Neue" w:hAnsi="Helvetica Neue"/>
                <w:b w:val="0"/>
                <w:bCs w:val="0"/>
                <w:color w:val="000000"/>
                <w:sz w:val="18"/>
                <w:szCs w:val="18"/>
              </w:rPr>
              <w:t>std</w:t>
            </w:r>
          </w:p>
        </w:tc>
      </w:tr>
      <w:tr w:rsidR="000B56F5" w:rsidRPr="000B56F5" w14:paraId="5EA1768E" w14:textId="77777777" w:rsidTr="005A7C66">
        <w:tc>
          <w:tcPr>
            <w:cnfStyle w:val="001000000000" w:firstRow="0" w:lastRow="0" w:firstColumn="1" w:lastColumn="0" w:oddVBand="0" w:evenVBand="0" w:oddHBand="0" w:evenHBand="0" w:firstRowFirstColumn="0" w:firstRowLastColumn="0" w:lastRowFirstColumn="0" w:lastRowLastColumn="0"/>
            <w:tcW w:w="0" w:type="auto"/>
            <w:hideMark/>
          </w:tcPr>
          <w:p w14:paraId="661199FD" w14:textId="77777777" w:rsidR="000B56F5" w:rsidRPr="000B56F5" w:rsidRDefault="000B56F5" w:rsidP="000B56F5">
            <w:pPr>
              <w:spacing w:before="240"/>
              <w:jc w:val="right"/>
              <w:rPr>
                <w:rFonts w:ascii="Helvetica Neue" w:hAnsi="Helvetica Neue"/>
                <w:b w:val="0"/>
                <w:bCs w:val="0"/>
                <w:color w:val="000000"/>
                <w:sz w:val="18"/>
                <w:szCs w:val="18"/>
              </w:rPr>
            </w:pPr>
            <w:r w:rsidRPr="000B56F5">
              <w:rPr>
                <w:rFonts w:ascii="Helvetica Neue" w:hAnsi="Helvetica Neue"/>
                <w:b w:val="0"/>
                <w:bCs w:val="0"/>
                <w:color w:val="000000"/>
                <w:sz w:val="18"/>
                <w:szCs w:val="18"/>
              </w:rPr>
              <w:t>0</w:t>
            </w:r>
          </w:p>
        </w:tc>
        <w:tc>
          <w:tcPr>
            <w:tcW w:w="0" w:type="auto"/>
            <w:hideMark/>
          </w:tcPr>
          <w:p w14:paraId="4C4D5E5E"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extratrees_model_best</w:t>
            </w:r>
          </w:p>
        </w:tc>
        <w:tc>
          <w:tcPr>
            <w:tcW w:w="0" w:type="auto"/>
            <w:hideMark/>
          </w:tcPr>
          <w:p w14:paraId="4F2A25B9"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0.607514</w:t>
            </w:r>
          </w:p>
        </w:tc>
        <w:tc>
          <w:tcPr>
            <w:tcW w:w="0" w:type="auto"/>
            <w:hideMark/>
          </w:tcPr>
          <w:p w14:paraId="1EF6016D"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0.164567</w:t>
            </w:r>
          </w:p>
        </w:tc>
      </w:tr>
      <w:tr w:rsidR="000B56F5" w:rsidRPr="000B56F5" w14:paraId="59CF51E7" w14:textId="77777777" w:rsidTr="005A7C66">
        <w:tc>
          <w:tcPr>
            <w:cnfStyle w:val="001000000000" w:firstRow="0" w:lastRow="0" w:firstColumn="1" w:lastColumn="0" w:oddVBand="0" w:evenVBand="0" w:oddHBand="0" w:evenHBand="0" w:firstRowFirstColumn="0" w:firstRowLastColumn="0" w:lastRowFirstColumn="0" w:lastRowLastColumn="0"/>
            <w:tcW w:w="0" w:type="auto"/>
            <w:hideMark/>
          </w:tcPr>
          <w:p w14:paraId="734E1C1F" w14:textId="77777777" w:rsidR="000B56F5" w:rsidRPr="000B56F5" w:rsidRDefault="000B56F5" w:rsidP="000B56F5">
            <w:pPr>
              <w:spacing w:before="240"/>
              <w:jc w:val="right"/>
              <w:rPr>
                <w:rFonts w:ascii="Helvetica Neue" w:hAnsi="Helvetica Neue"/>
                <w:b w:val="0"/>
                <w:bCs w:val="0"/>
                <w:color w:val="000000"/>
                <w:sz w:val="18"/>
                <w:szCs w:val="18"/>
              </w:rPr>
            </w:pPr>
            <w:r w:rsidRPr="000B56F5">
              <w:rPr>
                <w:rFonts w:ascii="Helvetica Neue" w:hAnsi="Helvetica Neue"/>
                <w:b w:val="0"/>
                <w:bCs w:val="0"/>
                <w:color w:val="000000"/>
                <w:sz w:val="18"/>
                <w:szCs w:val="18"/>
              </w:rPr>
              <w:t>1</w:t>
            </w:r>
          </w:p>
        </w:tc>
        <w:tc>
          <w:tcPr>
            <w:tcW w:w="0" w:type="auto"/>
            <w:hideMark/>
          </w:tcPr>
          <w:p w14:paraId="1699B8BE"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f1_score_extra</w:t>
            </w:r>
          </w:p>
        </w:tc>
        <w:tc>
          <w:tcPr>
            <w:tcW w:w="0" w:type="auto"/>
            <w:hideMark/>
          </w:tcPr>
          <w:p w14:paraId="2250FEA8"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0.225191</w:t>
            </w:r>
          </w:p>
        </w:tc>
        <w:tc>
          <w:tcPr>
            <w:tcW w:w="0" w:type="auto"/>
            <w:hideMark/>
          </w:tcPr>
          <w:p w14:paraId="18463E43"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0.327472</w:t>
            </w:r>
          </w:p>
        </w:tc>
      </w:tr>
      <w:tr w:rsidR="000B56F5" w:rsidRPr="000B56F5" w14:paraId="0DEB980E" w14:textId="77777777" w:rsidTr="005A7C66">
        <w:tc>
          <w:tcPr>
            <w:cnfStyle w:val="001000000000" w:firstRow="0" w:lastRow="0" w:firstColumn="1" w:lastColumn="0" w:oddVBand="0" w:evenVBand="0" w:oddHBand="0" w:evenHBand="0" w:firstRowFirstColumn="0" w:firstRowLastColumn="0" w:lastRowFirstColumn="0" w:lastRowLastColumn="0"/>
            <w:tcW w:w="0" w:type="auto"/>
            <w:hideMark/>
          </w:tcPr>
          <w:p w14:paraId="0185E24A" w14:textId="77777777" w:rsidR="000B56F5" w:rsidRPr="000B56F5" w:rsidRDefault="000B56F5" w:rsidP="000B56F5">
            <w:pPr>
              <w:spacing w:before="240"/>
              <w:jc w:val="right"/>
              <w:rPr>
                <w:rFonts w:ascii="Helvetica Neue" w:hAnsi="Helvetica Neue"/>
                <w:b w:val="0"/>
                <w:bCs w:val="0"/>
                <w:color w:val="000000"/>
                <w:sz w:val="18"/>
                <w:szCs w:val="18"/>
              </w:rPr>
            </w:pPr>
            <w:r w:rsidRPr="000B56F5">
              <w:rPr>
                <w:rFonts w:ascii="Helvetica Neue" w:hAnsi="Helvetica Neue"/>
                <w:b w:val="0"/>
                <w:bCs w:val="0"/>
                <w:color w:val="000000"/>
                <w:sz w:val="18"/>
                <w:szCs w:val="18"/>
              </w:rPr>
              <w:t>2</w:t>
            </w:r>
          </w:p>
        </w:tc>
        <w:tc>
          <w:tcPr>
            <w:tcW w:w="0" w:type="auto"/>
            <w:hideMark/>
          </w:tcPr>
          <w:p w14:paraId="0846DC6B"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forest_model_best</w:t>
            </w:r>
          </w:p>
        </w:tc>
        <w:tc>
          <w:tcPr>
            <w:tcW w:w="0" w:type="auto"/>
            <w:hideMark/>
          </w:tcPr>
          <w:p w14:paraId="2182BCCE"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0.607021</w:t>
            </w:r>
          </w:p>
        </w:tc>
        <w:tc>
          <w:tcPr>
            <w:tcW w:w="0" w:type="auto"/>
            <w:hideMark/>
          </w:tcPr>
          <w:p w14:paraId="2F91F833"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0.168777</w:t>
            </w:r>
          </w:p>
        </w:tc>
      </w:tr>
      <w:tr w:rsidR="000B56F5" w:rsidRPr="000B56F5" w14:paraId="31C5835C" w14:textId="77777777" w:rsidTr="005A7C66">
        <w:tc>
          <w:tcPr>
            <w:cnfStyle w:val="001000000000" w:firstRow="0" w:lastRow="0" w:firstColumn="1" w:lastColumn="0" w:oddVBand="0" w:evenVBand="0" w:oddHBand="0" w:evenHBand="0" w:firstRowFirstColumn="0" w:firstRowLastColumn="0" w:lastRowFirstColumn="0" w:lastRowLastColumn="0"/>
            <w:tcW w:w="0" w:type="auto"/>
            <w:hideMark/>
          </w:tcPr>
          <w:p w14:paraId="223512EA" w14:textId="77777777" w:rsidR="000B56F5" w:rsidRPr="000B56F5" w:rsidRDefault="000B56F5" w:rsidP="000B56F5">
            <w:pPr>
              <w:spacing w:before="240"/>
              <w:jc w:val="right"/>
              <w:rPr>
                <w:rFonts w:ascii="Helvetica Neue" w:hAnsi="Helvetica Neue"/>
                <w:b w:val="0"/>
                <w:bCs w:val="0"/>
                <w:color w:val="000000"/>
                <w:sz w:val="18"/>
                <w:szCs w:val="18"/>
              </w:rPr>
            </w:pPr>
            <w:r w:rsidRPr="000B56F5">
              <w:rPr>
                <w:rFonts w:ascii="Helvetica Neue" w:hAnsi="Helvetica Neue"/>
                <w:b w:val="0"/>
                <w:bCs w:val="0"/>
                <w:color w:val="000000"/>
                <w:sz w:val="18"/>
                <w:szCs w:val="18"/>
              </w:rPr>
              <w:t>3</w:t>
            </w:r>
          </w:p>
        </w:tc>
        <w:tc>
          <w:tcPr>
            <w:tcW w:w="0" w:type="auto"/>
            <w:hideMark/>
          </w:tcPr>
          <w:p w14:paraId="69235137"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f1_score_fost</w:t>
            </w:r>
          </w:p>
        </w:tc>
        <w:tc>
          <w:tcPr>
            <w:tcW w:w="0" w:type="auto"/>
            <w:hideMark/>
          </w:tcPr>
          <w:p w14:paraId="0AEFA800"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0.404035</w:t>
            </w:r>
          </w:p>
        </w:tc>
        <w:tc>
          <w:tcPr>
            <w:tcW w:w="0" w:type="auto"/>
            <w:hideMark/>
          </w:tcPr>
          <w:p w14:paraId="270CD148" w14:textId="77777777" w:rsidR="000B56F5" w:rsidRPr="000B56F5" w:rsidRDefault="000B56F5" w:rsidP="000B56F5">
            <w:pPr>
              <w:spacing w:before="240"/>
              <w:jc w:val="right"/>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8"/>
                <w:szCs w:val="18"/>
              </w:rPr>
            </w:pPr>
            <w:r w:rsidRPr="000B56F5">
              <w:rPr>
                <w:rFonts w:ascii="Helvetica Neue" w:hAnsi="Helvetica Neue"/>
                <w:color w:val="000000"/>
                <w:sz w:val="18"/>
                <w:szCs w:val="18"/>
              </w:rPr>
              <w:t>0.475403</w:t>
            </w:r>
          </w:p>
        </w:tc>
      </w:tr>
    </w:tbl>
    <w:p w14:paraId="46D74C91" w14:textId="77777777" w:rsidR="000B56F5" w:rsidRDefault="000B56F5"/>
    <w:p w14:paraId="09496EFE" w14:textId="77777777" w:rsidR="000B56F5" w:rsidRDefault="000B56F5"/>
    <w:p w14:paraId="6133BD92" w14:textId="77777777" w:rsidR="000B56F5" w:rsidRDefault="000B56F5"/>
    <w:p w14:paraId="0B9D3782" w14:textId="77777777" w:rsidR="005A7C66" w:rsidRDefault="005A7C66">
      <w:r>
        <w:br w:type="page"/>
      </w:r>
    </w:p>
    <w:p w14:paraId="415A7764" w14:textId="1E53B040" w:rsidR="005A7C66" w:rsidRDefault="005A7C66" w:rsidP="005A7C66">
      <w:r>
        <w:lastRenderedPageBreak/>
        <w:t xml:space="preserve">Local Prediction </w:t>
      </w:r>
    </w:p>
    <w:p w14:paraId="46A3155E" w14:textId="77777777" w:rsidR="005A7C66" w:rsidRDefault="005A7C66" w:rsidP="005A7C66"/>
    <w:tbl>
      <w:tblPr>
        <w:tblStyle w:val="GridTable1Light"/>
        <w:tblW w:w="0" w:type="auto"/>
        <w:tblInd w:w="-635" w:type="dxa"/>
        <w:tblLayout w:type="fixed"/>
        <w:tblLook w:val="04A0" w:firstRow="1" w:lastRow="0" w:firstColumn="1" w:lastColumn="0" w:noHBand="0" w:noVBand="1"/>
      </w:tblPr>
      <w:tblGrid>
        <w:gridCol w:w="720"/>
        <w:gridCol w:w="1800"/>
        <w:gridCol w:w="1189"/>
        <w:gridCol w:w="1308"/>
        <w:gridCol w:w="1513"/>
      </w:tblGrid>
      <w:tr w:rsidR="00584851" w:rsidRPr="005A7C66" w14:paraId="5C18D316" w14:textId="77777777" w:rsidTr="00ED6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B3D8C4F" w14:textId="77777777" w:rsidR="00584851" w:rsidRPr="005A7C66" w:rsidRDefault="00584851" w:rsidP="005A7C66">
            <w:pPr>
              <w:spacing w:before="240"/>
              <w:jc w:val="right"/>
              <w:rPr>
                <w:b w:val="0"/>
                <w:bCs w:val="0"/>
                <w:color w:val="000000"/>
                <w:sz w:val="14"/>
                <w:szCs w:val="14"/>
              </w:rPr>
            </w:pPr>
          </w:p>
        </w:tc>
        <w:tc>
          <w:tcPr>
            <w:tcW w:w="2989" w:type="dxa"/>
            <w:gridSpan w:val="2"/>
          </w:tcPr>
          <w:p w14:paraId="3A01612B" w14:textId="087BA8B3" w:rsidR="00584851" w:rsidRDefault="00584851" w:rsidP="00584851">
            <w:pPr>
              <w:spacing w:before="240"/>
              <w:jc w:val="center"/>
              <w:cnfStyle w:val="100000000000" w:firstRow="1" w:lastRow="0" w:firstColumn="0" w:lastColumn="0" w:oddVBand="0" w:evenVBand="0" w:oddHBand="0" w:evenHBand="0" w:firstRowFirstColumn="0" w:firstRowLastColumn="0" w:lastRowFirstColumn="0" w:lastRowLastColumn="0"/>
              <w:rPr>
                <w:color w:val="000000"/>
                <w:sz w:val="14"/>
                <w:szCs w:val="14"/>
              </w:rPr>
            </w:pPr>
            <w:r>
              <w:rPr>
                <w:color w:val="000000"/>
                <w:sz w:val="14"/>
                <w:szCs w:val="14"/>
              </w:rPr>
              <w:t>Extra Trees Classifier</w:t>
            </w:r>
          </w:p>
        </w:tc>
        <w:tc>
          <w:tcPr>
            <w:tcW w:w="2821" w:type="dxa"/>
            <w:gridSpan w:val="2"/>
          </w:tcPr>
          <w:p w14:paraId="3982703E" w14:textId="6F64C8E3" w:rsidR="00584851" w:rsidRPr="00584851" w:rsidRDefault="00584851" w:rsidP="00584851">
            <w:pPr>
              <w:spacing w:before="240"/>
              <w:jc w:val="center"/>
              <w:cnfStyle w:val="100000000000" w:firstRow="1" w:lastRow="0" w:firstColumn="0" w:lastColumn="0" w:oddVBand="0" w:evenVBand="0" w:oddHBand="0" w:evenHBand="0" w:firstRowFirstColumn="0" w:firstRowLastColumn="0" w:lastRowFirstColumn="0" w:lastRowLastColumn="0"/>
              <w:rPr>
                <w:color w:val="000000"/>
                <w:sz w:val="14"/>
                <w:szCs w:val="14"/>
              </w:rPr>
            </w:pPr>
            <w:r w:rsidRPr="00584851">
              <w:rPr>
                <w:color w:val="000000"/>
                <w:sz w:val="14"/>
                <w:szCs w:val="14"/>
              </w:rPr>
              <w:t>Random Forest Classifier</w:t>
            </w:r>
          </w:p>
        </w:tc>
      </w:tr>
      <w:tr w:rsidR="005A7C66" w:rsidRPr="005A7C66" w14:paraId="7CC753E7" w14:textId="4FE61310"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787868CE" w14:textId="19F0AE69" w:rsidR="005A7C66" w:rsidRPr="005A7C66" w:rsidRDefault="005A7C66" w:rsidP="005A7C66">
            <w:pPr>
              <w:spacing w:before="240"/>
              <w:jc w:val="right"/>
              <w:rPr>
                <w:color w:val="000000"/>
                <w:sz w:val="14"/>
                <w:szCs w:val="14"/>
              </w:rPr>
            </w:pPr>
            <w:r w:rsidRPr="005A7C66">
              <w:rPr>
                <w:color w:val="000000"/>
                <w:sz w:val="14"/>
                <w:szCs w:val="14"/>
              </w:rPr>
              <w:t>Image</w:t>
            </w:r>
          </w:p>
        </w:tc>
        <w:tc>
          <w:tcPr>
            <w:tcW w:w="1800" w:type="dxa"/>
            <w:hideMark/>
          </w:tcPr>
          <w:p w14:paraId="3E59B13B" w14:textId="0A899293" w:rsidR="005A7C66" w:rsidRPr="005A7C66" w:rsidRDefault="005A7C66" w:rsidP="00584851">
            <w:pPr>
              <w:spacing w:before="240"/>
              <w:jc w:val="center"/>
              <w:cnfStyle w:val="000000000000" w:firstRow="0" w:lastRow="0" w:firstColumn="0" w:lastColumn="0" w:oddVBand="0" w:evenVBand="0" w:oddHBand="0" w:evenHBand="0" w:firstRowFirstColumn="0" w:firstRowLastColumn="0" w:lastRowFirstColumn="0" w:lastRowLastColumn="0"/>
              <w:rPr>
                <w:b/>
                <w:bCs/>
                <w:color w:val="000000"/>
                <w:sz w:val="14"/>
                <w:szCs w:val="14"/>
              </w:rPr>
            </w:pPr>
            <w:r>
              <w:rPr>
                <w:color w:val="000000"/>
                <w:sz w:val="14"/>
                <w:szCs w:val="14"/>
              </w:rPr>
              <w:t>E</w:t>
            </w:r>
            <w:r w:rsidRPr="005A7C66">
              <w:rPr>
                <w:b/>
                <w:bCs/>
                <w:color w:val="000000"/>
                <w:sz w:val="14"/>
                <w:szCs w:val="14"/>
              </w:rPr>
              <w:t>xtra</w:t>
            </w:r>
            <w:r>
              <w:rPr>
                <w:color w:val="000000"/>
                <w:sz w:val="14"/>
                <w:szCs w:val="14"/>
              </w:rPr>
              <w:t xml:space="preserve"> trees</w:t>
            </w:r>
          </w:p>
        </w:tc>
        <w:tc>
          <w:tcPr>
            <w:tcW w:w="1189" w:type="dxa"/>
            <w:hideMark/>
          </w:tcPr>
          <w:p w14:paraId="11F0EACB" w14:textId="3BD11E13" w:rsidR="005A7C66" w:rsidRPr="005A7C66" w:rsidRDefault="005A7C66" w:rsidP="00584851">
            <w:pPr>
              <w:spacing w:before="240"/>
              <w:jc w:val="center"/>
              <w:cnfStyle w:val="000000000000" w:firstRow="0" w:lastRow="0" w:firstColumn="0" w:lastColumn="0" w:oddVBand="0" w:evenVBand="0" w:oddHBand="0" w:evenHBand="0" w:firstRowFirstColumn="0" w:firstRowLastColumn="0" w:lastRowFirstColumn="0" w:lastRowLastColumn="0"/>
              <w:rPr>
                <w:b/>
                <w:bCs/>
                <w:color w:val="000000"/>
                <w:sz w:val="14"/>
                <w:szCs w:val="14"/>
              </w:rPr>
            </w:pPr>
            <w:r w:rsidRPr="00584851">
              <w:rPr>
                <w:b/>
                <w:bCs/>
                <w:color w:val="000000"/>
                <w:sz w:val="14"/>
                <w:szCs w:val="14"/>
              </w:rPr>
              <w:t>f1</w:t>
            </w:r>
            <w:r>
              <w:rPr>
                <w:color w:val="000000"/>
                <w:sz w:val="14"/>
                <w:szCs w:val="14"/>
              </w:rPr>
              <w:t xml:space="preserve"> </w:t>
            </w:r>
            <w:r w:rsidRPr="005A7C66">
              <w:rPr>
                <w:b/>
                <w:bCs/>
                <w:color w:val="000000"/>
                <w:sz w:val="14"/>
                <w:szCs w:val="14"/>
              </w:rPr>
              <w:t>score</w:t>
            </w:r>
          </w:p>
        </w:tc>
        <w:tc>
          <w:tcPr>
            <w:tcW w:w="1308" w:type="dxa"/>
            <w:hideMark/>
          </w:tcPr>
          <w:p w14:paraId="626C36B9" w14:textId="2A520928" w:rsidR="005A7C66" w:rsidRPr="005A7C66" w:rsidRDefault="005A7C66" w:rsidP="00584851">
            <w:pPr>
              <w:spacing w:before="240"/>
              <w:jc w:val="center"/>
              <w:cnfStyle w:val="000000000000" w:firstRow="0" w:lastRow="0" w:firstColumn="0" w:lastColumn="0" w:oddVBand="0" w:evenVBand="0" w:oddHBand="0" w:evenHBand="0" w:firstRowFirstColumn="0" w:firstRowLastColumn="0" w:lastRowFirstColumn="0" w:lastRowLastColumn="0"/>
              <w:rPr>
                <w:b/>
                <w:bCs/>
                <w:color w:val="000000"/>
                <w:sz w:val="14"/>
                <w:szCs w:val="14"/>
              </w:rPr>
            </w:pPr>
            <w:r w:rsidRPr="005A7C66">
              <w:rPr>
                <w:b/>
                <w:bCs/>
                <w:color w:val="000000"/>
                <w:sz w:val="14"/>
                <w:szCs w:val="14"/>
              </w:rPr>
              <w:t>f1_score_forest</w:t>
            </w:r>
          </w:p>
        </w:tc>
        <w:tc>
          <w:tcPr>
            <w:tcW w:w="1513" w:type="dxa"/>
            <w:hideMark/>
          </w:tcPr>
          <w:p w14:paraId="6C7C5443" w14:textId="612544E6" w:rsidR="005A7C66" w:rsidRPr="005A7C66" w:rsidRDefault="005A7C66" w:rsidP="00584851">
            <w:pPr>
              <w:spacing w:before="240"/>
              <w:jc w:val="center"/>
              <w:cnfStyle w:val="000000000000" w:firstRow="0" w:lastRow="0" w:firstColumn="0" w:lastColumn="0" w:oddVBand="0" w:evenVBand="0" w:oddHBand="0" w:evenHBand="0" w:firstRowFirstColumn="0" w:firstRowLastColumn="0" w:lastRowFirstColumn="0" w:lastRowLastColumn="0"/>
              <w:rPr>
                <w:b/>
                <w:bCs/>
                <w:color w:val="000000"/>
                <w:sz w:val="14"/>
                <w:szCs w:val="14"/>
              </w:rPr>
            </w:pPr>
            <w:r w:rsidRPr="005A7C66">
              <w:rPr>
                <w:b/>
                <w:bCs/>
                <w:color w:val="000000"/>
                <w:sz w:val="14"/>
                <w:szCs w:val="14"/>
              </w:rPr>
              <w:t>forest_model_best</w:t>
            </w:r>
          </w:p>
        </w:tc>
      </w:tr>
      <w:tr w:rsidR="005A7C66" w:rsidRPr="003459C5" w14:paraId="66942BA9"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1C4274DF" w14:textId="77777777" w:rsidR="005A7C66" w:rsidRPr="003459C5" w:rsidRDefault="005A7C66" w:rsidP="005A7C66">
            <w:pPr>
              <w:spacing w:before="240"/>
              <w:jc w:val="right"/>
              <w:rPr>
                <w:color w:val="000000"/>
                <w:sz w:val="18"/>
                <w:szCs w:val="18"/>
              </w:rPr>
            </w:pPr>
            <w:r w:rsidRPr="003459C5">
              <w:rPr>
                <w:color w:val="000000"/>
                <w:sz w:val="18"/>
                <w:szCs w:val="18"/>
              </w:rPr>
              <w:t>1</w:t>
            </w:r>
          </w:p>
        </w:tc>
        <w:tc>
          <w:tcPr>
            <w:tcW w:w="1800" w:type="dxa"/>
            <w:hideMark/>
          </w:tcPr>
          <w:p w14:paraId="3C8A4CE7"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c>
          <w:tcPr>
            <w:tcW w:w="1189" w:type="dxa"/>
            <w:hideMark/>
          </w:tcPr>
          <w:p w14:paraId="20B5151C"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0.476190</w:t>
            </w:r>
          </w:p>
        </w:tc>
        <w:tc>
          <w:tcPr>
            <w:tcW w:w="1308" w:type="dxa"/>
            <w:hideMark/>
          </w:tcPr>
          <w:p w14:paraId="5DF788D2"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0.874459</w:t>
            </w:r>
          </w:p>
        </w:tc>
        <w:tc>
          <w:tcPr>
            <w:tcW w:w="1513" w:type="dxa"/>
            <w:hideMark/>
          </w:tcPr>
          <w:p w14:paraId="7C48BC39"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0.692308</w:t>
            </w:r>
          </w:p>
        </w:tc>
      </w:tr>
      <w:tr w:rsidR="005A7C66" w:rsidRPr="003459C5" w14:paraId="2B754A5D"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2A967358" w14:textId="77777777" w:rsidR="005A7C66" w:rsidRPr="003459C5" w:rsidRDefault="005A7C66" w:rsidP="005A7C66">
            <w:pPr>
              <w:spacing w:before="240"/>
              <w:jc w:val="right"/>
              <w:rPr>
                <w:color w:val="000000"/>
                <w:sz w:val="18"/>
                <w:szCs w:val="18"/>
              </w:rPr>
            </w:pPr>
            <w:r w:rsidRPr="003459C5">
              <w:rPr>
                <w:color w:val="000000"/>
                <w:sz w:val="18"/>
                <w:szCs w:val="18"/>
              </w:rPr>
              <w:t>2</w:t>
            </w:r>
          </w:p>
        </w:tc>
        <w:tc>
          <w:tcPr>
            <w:tcW w:w="1800" w:type="dxa"/>
            <w:hideMark/>
          </w:tcPr>
          <w:p w14:paraId="68D3B887"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0.600000</w:t>
            </w:r>
          </w:p>
        </w:tc>
        <w:tc>
          <w:tcPr>
            <w:tcW w:w="1189" w:type="dxa"/>
            <w:hideMark/>
          </w:tcPr>
          <w:p w14:paraId="1D5B10C6"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0.066667</w:t>
            </w:r>
          </w:p>
        </w:tc>
        <w:tc>
          <w:tcPr>
            <w:tcW w:w="1308" w:type="dxa"/>
            <w:hideMark/>
          </w:tcPr>
          <w:p w14:paraId="499F4DD3"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0.400000</w:t>
            </w:r>
          </w:p>
        </w:tc>
        <w:tc>
          <w:tcPr>
            <w:tcW w:w="1513" w:type="dxa"/>
            <w:hideMark/>
          </w:tcPr>
          <w:p w14:paraId="7F7985F1"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0.600000</w:t>
            </w:r>
          </w:p>
        </w:tc>
      </w:tr>
      <w:tr w:rsidR="005A7C66" w:rsidRPr="003459C5" w14:paraId="63CA1203"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5866A234" w14:textId="77777777" w:rsidR="005A7C66" w:rsidRPr="003459C5" w:rsidRDefault="005A7C66" w:rsidP="005A7C66">
            <w:pPr>
              <w:spacing w:before="240"/>
              <w:jc w:val="right"/>
              <w:rPr>
                <w:color w:val="000000"/>
                <w:sz w:val="18"/>
                <w:szCs w:val="18"/>
              </w:rPr>
            </w:pPr>
            <w:r w:rsidRPr="003459C5">
              <w:rPr>
                <w:color w:val="000000"/>
                <w:sz w:val="18"/>
                <w:szCs w:val="18"/>
              </w:rPr>
              <w:t>3</w:t>
            </w:r>
          </w:p>
        </w:tc>
        <w:tc>
          <w:tcPr>
            <w:tcW w:w="1800" w:type="dxa"/>
            <w:hideMark/>
          </w:tcPr>
          <w:p w14:paraId="74698F49"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c>
          <w:tcPr>
            <w:tcW w:w="1189" w:type="dxa"/>
            <w:hideMark/>
          </w:tcPr>
          <w:p w14:paraId="10AAE107"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0.035714</w:t>
            </w:r>
          </w:p>
        </w:tc>
        <w:tc>
          <w:tcPr>
            <w:tcW w:w="1308" w:type="dxa"/>
            <w:hideMark/>
          </w:tcPr>
          <w:p w14:paraId="0687869D"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0.285714</w:t>
            </w:r>
          </w:p>
        </w:tc>
        <w:tc>
          <w:tcPr>
            <w:tcW w:w="1513" w:type="dxa"/>
            <w:hideMark/>
          </w:tcPr>
          <w:p w14:paraId="1843E9F0"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r>
      <w:tr w:rsidR="005A7C66" w:rsidRPr="003459C5" w14:paraId="34CCC0A1"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60532DB7" w14:textId="77777777" w:rsidR="005A7C66" w:rsidRPr="003459C5" w:rsidRDefault="005A7C66" w:rsidP="005A7C66">
            <w:pPr>
              <w:spacing w:before="240"/>
              <w:jc w:val="right"/>
              <w:rPr>
                <w:color w:val="000000"/>
                <w:sz w:val="18"/>
                <w:szCs w:val="18"/>
              </w:rPr>
            </w:pPr>
            <w:r w:rsidRPr="003459C5">
              <w:rPr>
                <w:color w:val="000000"/>
                <w:sz w:val="18"/>
                <w:szCs w:val="18"/>
              </w:rPr>
              <w:t>5</w:t>
            </w:r>
          </w:p>
        </w:tc>
        <w:tc>
          <w:tcPr>
            <w:tcW w:w="1800" w:type="dxa"/>
            <w:hideMark/>
          </w:tcPr>
          <w:p w14:paraId="720DB93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0.454545</w:t>
            </w:r>
          </w:p>
        </w:tc>
        <w:tc>
          <w:tcPr>
            <w:tcW w:w="1189" w:type="dxa"/>
            <w:hideMark/>
          </w:tcPr>
          <w:p w14:paraId="138871B8"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0.166667</w:t>
            </w:r>
          </w:p>
        </w:tc>
        <w:tc>
          <w:tcPr>
            <w:tcW w:w="1308" w:type="dxa"/>
            <w:hideMark/>
          </w:tcPr>
          <w:p w14:paraId="747F4C6C"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0.166667</w:t>
            </w:r>
          </w:p>
        </w:tc>
        <w:tc>
          <w:tcPr>
            <w:tcW w:w="1513" w:type="dxa"/>
            <w:hideMark/>
          </w:tcPr>
          <w:p w14:paraId="52A3CE5C"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0.454545</w:t>
            </w:r>
          </w:p>
        </w:tc>
      </w:tr>
      <w:tr w:rsidR="005A7C66" w:rsidRPr="003459C5" w14:paraId="18312D5A"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4FEB1F6F" w14:textId="77777777" w:rsidR="005A7C66" w:rsidRPr="003459C5" w:rsidRDefault="005A7C66" w:rsidP="005A7C66">
            <w:pPr>
              <w:spacing w:before="240"/>
              <w:jc w:val="right"/>
              <w:rPr>
                <w:color w:val="000000"/>
                <w:sz w:val="18"/>
                <w:szCs w:val="18"/>
              </w:rPr>
            </w:pPr>
            <w:r w:rsidRPr="003459C5">
              <w:rPr>
                <w:color w:val="000000"/>
                <w:sz w:val="18"/>
                <w:szCs w:val="18"/>
              </w:rPr>
              <w:t>6</w:t>
            </w:r>
          </w:p>
        </w:tc>
        <w:tc>
          <w:tcPr>
            <w:tcW w:w="1800" w:type="dxa"/>
            <w:hideMark/>
          </w:tcPr>
          <w:p w14:paraId="0A21BC52"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0.428571</w:t>
            </w:r>
          </w:p>
        </w:tc>
        <w:tc>
          <w:tcPr>
            <w:tcW w:w="1189" w:type="dxa"/>
            <w:hideMark/>
          </w:tcPr>
          <w:p w14:paraId="4B4244D8"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0.333333</w:t>
            </w:r>
          </w:p>
        </w:tc>
        <w:tc>
          <w:tcPr>
            <w:tcW w:w="1308" w:type="dxa"/>
            <w:hideMark/>
          </w:tcPr>
          <w:p w14:paraId="4857EF01"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0.733333</w:t>
            </w:r>
          </w:p>
        </w:tc>
        <w:tc>
          <w:tcPr>
            <w:tcW w:w="1513" w:type="dxa"/>
            <w:hideMark/>
          </w:tcPr>
          <w:p w14:paraId="7078DFB6"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0.428571</w:t>
            </w:r>
          </w:p>
        </w:tc>
      </w:tr>
      <w:tr w:rsidR="005A7C66" w:rsidRPr="003459C5" w14:paraId="5B78ECE1"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37ABA1B9" w14:textId="77777777" w:rsidR="005A7C66" w:rsidRPr="003459C5" w:rsidRDefault="005A7C66" w:rsidP="005A7C66">
            <w:pPr>
              <w:spacing w:before="240"/>
              <w:jc w:val="right"/>
              <w:rPr>
                <w:color w:val="000000"/>
                <w:sz w:val="18"/>
                <w:szCs w:val="18"/>
              </w:rPr>
            </w:pPr>
            <w:r w:rsidRPr="003459C5">
              <w:rPr>
                <w:color w:val="000000"/>
                <w:sz w:val="18"/>
                <w:szCs w:val="18"/>
              </w:rPr>
              <w:t>7</w:t>
            </w:r>
          </w:p>
        </w:tc>
        <w:tc>
          <w:tcPr>
            <w:tcW w:w="1800" w:type="dxa"/>
            <w:hideMark/>
          </w:tcPr>
          <w:p w14:paraId="4E68197D"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0.583333</w:t>
            </w:r>
          </w:p>
        </w:tc>
        <w:tc>
          <w:tcPr>
            <w:tcW w:w="1189" w:type="dxa"/>
            <w:hideMark/>
          </w:tcPr>
          <w:p w14:paraId="0AA69DBD"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0.342857</w:t>
            </w:r>
          </w:p>
        </w:tc>
        <w:tc>
          <w:tcPr>
            <w:tcW w:w="1308" w:type="dxa"/>
            <w:hideMark/>
          </w:tcPr>
          <w:p w14:paraId="34FE2085"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0.415584</w:t>
            </w:r>
          </w:p>
        </w:tc>
        <w:tc>
          <w:tcPr>
            <w:tcW w:w="1513" w:type="dxa"/>
            <w:hideMark/>
          </w:tcPr>
          <w:p w14:paraId="14326563"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0.583333</w:t>
            </w:r>
          </w:p>
        </w:tc>
      </w:tr>
      <w:tr w:rsidR="005A7C66" w:rsidRPr="003459C5" w14:paraId="7996CB44"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10EEF65F" w14:textId="77777777" w:rsidR="005A7C66" w:rsidRPr="003459C5" w:rsidRDefault="005A7C66" w:rsidP="005A7C66">
            <w:pPr>
              <w:spacing w:before="240"/>
              <w:jc w:val="right"/>
              <w:rPr>
                <w:color w:val="000000"/>
                <w:sz w:val="18"/>
                <w:szCs w:val="18"/>
              </w:rPr>
            </w:pPr>
            <w:r w:rsidRPr="003459C5">
              <w:rPr>
                <w:color w:val="000000"/>
                <w:sz w:val="18"/>
                <w:szCs w:val="18"/>
              </w:rPr>
              <w:t>8</w:t>
            </w:r>
          </w:p>
        </w:tc>
        <w:tc>
          <w:tcPr>
            <w:tcW w:w="1800" w:type="dxa"/>
            <w:hideMark/>
          </w:tcPr>
          <w:p w14:paraId="3A6E5854"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0.666667</w:t>
            </w:r>
          </w:p>
        </w:tc>
        <w:tc>
          <w:tcPr>
            <w:tcW w:w="1189" w:type="dxa"/>
            <w:hideMark/>
          </w:tcPr>
          <w:p w14:paraId="363F62BC"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0.415584</w:t>
            </w:r>
          </w:p>
        </w:tc>
        <w:tc>
          <w:tcPr>
            <w:tcW w:w="1308" w:type="dxa"/>
            <w:hideMark/>
          </w:tcPr>
          <w:p w14:paraId="38BBA66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0.415584</w:t>
            </w:r>
          </w:p>
        </w:tc>
        <w:tc>
          <w:tcPr>
            <w:tcW w:w="1513" w:type="dxa"/>
            <w:hideMark/>
          </w:tcPr>
          <w:p w14:paraId="11ECA587"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0.583333</w:t>
            </w:r>
          </w:p>
        </w:tc>
      </w:tr>
      <w:tr w:rsidR="005A7C66" w:rsidRPr="003459C5" w14:paraId="46ECD2B5"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214028CA" w14:textId="77777777" w:rsidR="005A7C66" w:rsidRPr="003459C5" w:rsidRDefault="005A7C66" w:rsidP="005A7C66">
            <w:pPr>
              <w:spacing w:before="240"/>
              <w:jc w:val="right"/>
              <w:rPr>
                <w:color w:val="000000"/>
                <w:sz w:val="18"/>
                <w:szCs w:val="18"/>
              </w:rPr>
            </w:pPr>
            <w:r w:rsidRPr="003459C5">
              <w:rPr>
                <w:color w:val="000000"/>
                <w:sz w:val="18"/>
                <w:szCs w:val="18"/>
              </w:rPr>
              <w:t>9</w:t>
            </w:r>
          </w:p>
        </w:tc>
        <w:tc>
          <w:tcPr>
            <w:tcW w:w="1800" w:type="dxa"/>
            <w:hideMark/>
          </w:tcPr>
          <w:p w14:paraId="35699A8F"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c>
          <w:tcPr>
            <w:tcW w:w="1189" w:type="dxa"/>
            <w:hideMark/>
          </w:tcPr>
          <w:p w14:paraId="2F5B3D3C"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0.035714</w:t>
            </w:r>
          </w:p>
        </w:tc>
        <w:tc>
          <w:tcPr>
            <w:tcW w:w="1308" w:type="dxa"/>
            <w:hideMark/>
          </w:tcPr>
          <w:p w14:paraId="5A49061B"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0.628571</w:t>
            </w:r>
          </w:p>
        </w:tc>
        <w:tc>
          <w:tcPr>
            <w:tcW w:w="1513" w:type="dxa"/>
            <w:hideMark/>
          </w:tcPr>
          <w:p w14:paraId="3E7C1572"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r>
      <w:tr w:rsidR="005A7C66" w:rsidRPr="003459C5" w14:paraId="1EC7028B"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1F125371" w14:textId="77777777" w:rsidR="005A7C66" w:rsidRPr="003459C5" w:rsidRDefault="005A7C66" w:rsidP="005A7C66">
            <w:pPr>
              <w:spacing w:before="240"/>
              <w:jc w:val="right"/>
              <w:rPr>
                <w:color w:val="000000"/>
                <w:sz w:val="18"/>
                <w:szCs w:val="18"/>
              </w:rPr>
            </w:pPr>
            <w:r w:rsidRPr="003459C5">
              <w:rPr>
                <w:color w:val="000000"/>
                <w:sz w:val="18"/>
                <w:szCs w:val="18"/>
              </w:rPr>
              <w:t>10</w:t>
            </w:r>
          </w:p>
        </w:tc>
        <w:tc>
          <w:tcPr>
            <w:tcW w:w="1800" w:type="dxa"/>
            <w:hideMark/>
          </w:tcPr>
          <w:p w14:paraId="1D17D72A"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c>
          <w:tcPr>
            <w:tcW w:w="1189" w:type="dxa"/>
            <w:hideMark/>
          </w:tcPr>
          <w:p w14:paraId="36A63A2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0.035714</w:t>
            </w:r>
          </w:p>
        </w:tc>
        <w:tc>
          <w:tcPr>
            <w:tcW w:w="1308" w:type="dxa"/>
            <w:hideMark/>
          </w:tcPr>
          <w:p w14:paraId="2212BAF9"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0.035714</w:t>
            </w:r>
          </w:p>
        </w:tc>
        <w:tc>
          <w:tcPr>
            <w:tcW w:w="1513" w:type="dxa"/>
            <w:hideMark/>
          </w:tcPr>
          <w:p w14:paraId="439BA824"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0.615385</w:t>
            </w:r>
          </w:p>
        </w:tc>
      </w:tr>
      <w:tr w:rsidR="005A7C66" w:rsidRPr="003459C5" w14:paraId="554EDBB5"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0707A968" w14:textId="77777777" w:rsidR="005A7C66" w:rsidRPr="003459C5" w:rsidRDefault="005A7C66" w:rsidP="005A7C66">
            <w:pPr>
              <w:spacing w:before="240"/>
              <w:jc w:val="right"/>
              <w:rPr>
                <w:color w:val="000000"/>
                <w:sz w:val="18"/>
                <w:szCs w:val="18"/>
              </w:rPr>
            </w:pPr>
            <w:r w:rsidRPr="003459C5">
              <w:rPr>
                <w:color w:val="000000"/>
                <w:sz w:val="18"/>
                <w:szCs w:val="18"/>
              </w:rPr>
              <w:t>11</w:t>
            </w:r>
          </w:p>
        </w:tc>
        <w:tc>
          <w:tcPr>
            <w:tcW w:w="1800" w:type="dxa"/>
            <w:hideMark/>
          </w:tcPr>
          <w:p w14:paraId="4BFAAC02"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0.700000</w:t>
            </w:r>
          </w:p>
        </w:tc>
        <w:tc>
          <w:tcPr>
            <w:tcW w:w="1189" w:type="dxa"/>
            <w:hideMark/>
          </w:tcPr>
          <w:p w14:paraId="6AA5AF87"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0.228571</w:t>
            </w:r>
          </w:p>
        </w:tc>
        <w:tc>
          <w:tcPr>
            <w:tcW w:w="1308" w:type="dxa"/>
            <w:hideMark/>
          </w:tcPr>
          <w:p w14:paraId="714BAFF9"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0.228571</w:t>
            </w:r>
          </w:p>
        </w:tc>
        <w:tc>
          <w:tcPr>
            <w:tcW w:w="1513" w:type="dxa"/>
            <w:hideMark/>
          </w:tcPr>
          <w:p w14:paraId="7FAACCCD"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0.700000</w:t>
            </w:r>
          </w:p>
        </w:tc>
      </w:tr>
      <w:tr w:rsidR="005A7C66" w:rsidRPr="003459C5" w14:paraId="78B81D7C"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025733F2" w14:textId="77777777" w:rsidR="005A7C66" w:rsidRPr="003459C5" w:rsidRDefault="005A7C66" w:rsidP="005A7C66">
            <w:pPr>
              <w:spacing w:before="240"/>
              <w:jc w:val="right"/>
              <w:rPr>
                <w:color w:val="000000"/>
                <w:sz w:val="18"/>
                <w:szCs w:val="18"/>
              </w:rPr>
            </w:pPr>
            <w:r w:rsidRPr="003459C5">
              <w:rPr>
                <w:color w:val="000000"/>
                <w:sz w:val="18"/>
                <w:szCs w:val="18"/>
              </w:rPr>
              <w:t>12</w:t>
            </w:r>
          </w:p>
        </w:tc>
        <w:tc>
          <w:tcPr>
            <w:tcW w:w="1800" w:type="dxa"/>
            <w:hideMark/>
          </w:tcPr>
          <w:p w14:paraId="66707A1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0.700000</w:t>
            </w:r>
          </w:p>
        </w:tc>
        <w:tc>
          <w:tcPr>
            <w:tcW w:w="1189" w:type="dxa"/>
            <w:hideMark/>
          </w:tcPr>
          <w:p w14:paraId="0409BB61"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0.166667</w:t>
            </w:r>
          </w:p>
        </w:tc>
        <w:tc>
          <w:tcPr>
            <w:tcW w:w="1308" w:type="dxa"/>
            <w:hideMark/>
          </w:tcPr>
          <w:p w14:paraId="046620A1"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0.166667</w:t>
            </w:r>
          </w:p>
        </w:tc>
        <w:tc>
          <w:tcPr>
            <w:tcW w:w="1513" w:type="dxa"/>
            <w:hideMark/>
          </w:tcPr>
          <w:p w14:paraId="5CFE704B"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0.700000</w:t>
            </w:r>
          </w:p>
        </w:tc>
      </w:tr>
      <w:tr w:rsidR="005A7C66" w:rsidRPr="003459C5" w14:paraId="6360BEE7"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7F68C633" w14:textId="77777777" w:rsidR="005A7C66" w:rsidRPr="003459C5" w:rsidRDefault="005A7C66" w:rsidP="005A7C66">
            <w:pPr>
              <w:spacing w:before="240"/>
              <w:jc w:val="right"/>
              <w:rPr>
                <w:color w:val="000000"/>
                <w:sz w:val="18"/>
                <w:szCs w:val="18"/>
              </w:rPr>
            </w:pPr>
            <w:r w:rsidRPr="003459C5">
              <w:rPr>
                <w:color w:val="000000"/>
                <w:sz w:val="18"/>
                <w:szCs w:val="18"/>
              </w:rPr>
              <w:t>13</w:t>
            </w:r>
          </w:p>
        </w:tc>
        <w:tc>
          <w:tcPr>
            <w:tcW w:w="1800" w:type="dxa"/>
            <w:hideMark/>
          </w:tcPr>
          <w:p w14:paraId="71888D8F"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0.666667</w:t>
            </w:r>
          </w:p>
        </w:tc>
        <w:tc>
          <w:tcPr>
            <w:tcW w:w="1189" w:type="dxa"/>
            <w:hideMark/>
          </w:tcPr>
          <w:p w14:paraId="1EAB8AA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0.166667</w:t>
            </w:r>
          </w:p>
        </w:tc>
        <w:tc>
          <w:tcPr>
            <w:tcW w:w="1308" w:type="dxa"/>
            <w:hideMark/>
          </w:tcPr>
          <w:p w14:paraId="35F4060F"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0.444444</w:t>
            </w:r>
          </w:p>
        </w:tc>
        <w:tc>
          <w:tcPr>
            <w:tcW w:w="1513" w:type="dxa"/>
            <w:hideMark/>
          </w:tcPr>
          <w:p w14:paraId="6D9946E9"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0.666667</w:t>
            </w:r>
          </w:p>
        </w:tc>
      </w:tr>
      <w:tr w:rsidR="005A7C66" w:rsidRPr="003459C5" w14:paraId="041B1726" w14:textId="77777777" w:rsidTr="005A7C66">
        <w:tc>
          <w:tcPr>
            <w:cnfStyle w:val="001000000000" w:firstRow="0" w:lastRow="0" w:firstColumn="1" w:lastColumn="0" w:oddVBand="0" w:evenVBand="0" w:oddHBand="0" w:evenHBand="0" w:firstRowFirstColumn="0" w:firstRowLastColumn="0" w:lastRowFirstColumn="0" w:lastRowLastColumn="0"/>
            <w:tcW w:w="720" w:type="dxa"/>
            <w:hideMark/>
          </w:tcPr>
          <w:p w14:paraId="3C364E2F" w14:textId="77777777" w:rsidR="005A7C66" w:rsidRPr="003459C5" w:rsidRDefault="005A7C66" w:rsidP="005A7C66">
            <w:pPr>
              <w:spacing w:before="240"/>
              <w:jc w:val="right"/>
              <w:rPr>
                <w:color w:val="000000"/>
                <w:sz w:val="18"/>
                <w:szCs w:val="18"/>
              </w:rPr>
            </w:pPr>
            <w:r w:rsidRPr="003459C5">
              <w:rPr>
                <w:color w:val="000000"/>
                <w:sz w:val="18"/>
                <w:szCs w:val="18"/>
              </w:rPr>
              <w:t>14</w:t>
            </w:r>
          </w:p>
        </w:tc>
        <w:tc>
          <w:tcPr>
            <w:tcW w:w="1800" w:type="dxa"/>
            <w:hideMark/>
          </w:tcPr>
          <w:p w14:paraId="0A623513"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0.636364</w:t>
            </w:r>
          </w:p>
        </w:tc>
        <w:tc>
          <w:tcPr>
            <w:tcW w:w="1189" w:type="dxa"/>
            <w:hideMark/>
          </w:tcPr>
          <w:p w14:paraId="749ABEC4"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0.457143</w:t>
            </w:r>
          </w:p>
        </w:tc>
        <w:tc>
          <w:tcPr>
            <w:tcW w:w="1308" w:type="dxa"/>
            <w:hideMark/>
          </w:tcPr>
          <w:p w14:paraId="6F954D20"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0.457143</w:t>
            </w:r>
          </w:p>
        </w:tc>
        <w:tc>
          <w:tcPr>
            <w:tcW w:w="1513" w:type="dxa"/>
            <w:hideMark/>
          </w:tcPr>
          <w:p w14:paraId="4DBCC26E" w14:textId="77777777" w:rsidR="005A7C66" w:rsidRPr="005A7C66" w:rsidRDefault="005A7C66" w:rsidP="005A7C66">
            <w:pPr>
              <w:spacing w:before="240"/>
              <w:jc w:val="right"/>
              <w:cnfStyle w:val="000000000000" w:firstRow="0" w:lastRow="0" w:firstColumn="0" w:lastColumn="0" w:oddVBand="0" w:evenVBand="0" w:oddHBand="0" w:evenHBand="0" w:firstRowFirstColumn="0" w:firstRowLastColumn="0" w:lastRowFirstColumn="0" w:lastRowLastColumn="0"/>
              <w:rPr>
                <w:rFonts w:ascii="Times" w:hAnsi="Times"/>
                <w:color w:val="000000"/>
                <w:sz w:val="18"/>
                <w:szCs w:val="18"/>
              </w:rPr>
            </w:pPr>
            <w:r w:rsidRPr="005A7C66">
              <w:rPr>
                <w:rFonts w:ascii="Times" w:hAnsi="Times"/>
                <w:color w:val="000000"/>
                <w:sz w:val="18"/>
                <w:szCs w:val="18"/>
              </w:rPr>
              <w:t>0.636364</w:t>
            </w:r>
          </w:p>
        </w:tc>
      </w:tr>
    </w:tbl>
    <w:p w14:paraId="033FCAF9" w14:textId="77777777" w:rsidR="005A7C66" w:rsidRDefault="005A7C66"/>
    <w:p w14:paraId="18FC65D4" w14:textId="77777777" w:rsidR="000B56F5" w:rsidRDefault="000B56F5"/>
    <w:p w14:paraId="25DB3D0D" w14:textId="77777777" w:rsidR="000B56F5" w:rsidRDefault="000B56F5"/>
    <w:p w14:paraId="66C1D6B0" w14:textId="77777777" w:rsidR="000B56F5" w:rsidRDefault="000B56F5"/>
    <w:p w14:paraId="35561C44" w14:textId="77777777" w:rsidR="000B56F5" w:rsidRDefault="000B56F5"/>
    <w:p w14:paraId="43873FFC" w14:textId="77777777" w:rsidR="000B56F5" w:rsidRDefault="000B56F5"/>
    <w:p w14:paraId="36AE73E0" w14:textId="77777777" w:rsidR="000B56F5" w:rsidRDefault="000B56F5"/>
    <w:p w14:paraId="5DA01D3C" w14:textId="77777777" w:rsidR="000B56F5" w:rsidRDefault="000B56F5"/>
    <w:p w14:paraId="628E5DDD" w14:textId="77777777" w:rsidR="000B56F5" w:rsidRDefault="000B56F5"/>
    <w:p w14:paraId="0AB3C3AD" w14:textId="77777777" w:rsidR="000B56F5" w:rsidRDefault="000B56F5"/>
    <w:p w14:paraId="2D6675E7" w14:textId="4EC5DF48" w:rsidR="000B56F5" w:rsidRDefault="000B56F5">
      <w:r>
        <w:br w:type="page"/>
      </w:r>
    </w:p>
    <w:p w14:paraId="49953098" w14:textId="77777777" w:rsidR="005A7C66" w:rsidRDefault="005A7C66" w:rsidP="000B56F5"/>
    <w:p w14:paraId="7B760A63" w14:textId="77777777" w:rsidR="005A7C66" w:rsidRDefault="005A7C66" w:rsidP="000B56F5"/>
    <w:p w14:paraId="7A7969A1" w14:textId="77777777" w:rsidR="005A7C66" w:rsidRDefault="005A7C66" w:rsidP="000B56F5"/>
    <w:p w14:paraId="34E1B331" w14:textId="1480BED4" w:rsidR="000B56F5" w:rsidRDefault="000B56F5" w:rsidP="000B56F5">
      <w:r>
        <w:t xml:space="preserve">Feature importance overall.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89"/>
        <w:gridCol w:w="1236"/>
        <w:gridCol w:w="1289"/>
        <w:gridCol w:w="1496"/>
        <w:gridCol w:w="833"/>
        <w:gridCol w:w="1884"/>
        <w:gridCol w:w="833"/>
      </w:tblGrid>
      <w:tr w:rsidR="000B56F5" w:rsidRPr="000B56F5" w14:paraId="6B84595F" w14:textId="77777777" w:rsidTr="000B56F5">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3A709B"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br/>
              <w:t>extratrees_model_best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EB289"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f1_score_extra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1435DE"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f1_score_forest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3687B"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forest_model_best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AC0090"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image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9E71E6"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important_feature_value</w:t>
            </w:r>
          </w:p>
        </w:tc>
      </w:tr>
      <w:tr w:rsidR="000B56F5" w:rsidRPr="000B56F5" w14:paraId="62D3D583" w14:textId="77777777" w:rsidTr="000B56F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658307" w14:textId="77777777" w:rsidR="000B56F5" w:rsidRPr="000B56F5" w:rsidRDefault="000B56F5" w:rsidP="000B56F5">
            <w:pPr>
              <w:spacing w:before="240"/>
              <w:rPr>
                <w:rFonts w:ascii="Helvetica Neue" w:hAnsi="Helvetica Neue"/>
                <w:b/>
                <w:bCs/>
                <w:color w:val="000000"/>
                <w:sz w:val="18"/>
                <w:szCs w:val="18"/>
              </w:rPr>
            </w:pPr>
            <w:r w:rsidRPr="000B56F5">
              <w:rPr>
                <w:rFonts w:ascii="Helvetica Neue" w:hAnsi="Helvetica Neue"/>
                <w:b/>
                <w:bCs/>
                <w:color w:val="000000"/>
                <w:sz w:val="18"/>
                <w:szCs w:val="18"/>
              </w:rPr>
              <w:t>important_feature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08494" w14:textId="77777777" w:rsidR="000B56F5" w:rsidRPr="000B56F5" w:rsidRDefault="000B56F5" w:rsidP="000B56F5">
            <w:pPr>
              <w:spacing w:before="240"/>
              <w:rPr>
                <w:rFonts w:ascii="Helvetica Neue" w:hAnsi="Helvetica Neue"/>
                <w:b/>
                <w:bCs/>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CADDDD" w14:textId="77777777" w:rsidR="000B56F5" w:rsidRPr="000B56F5" w:rsidRDefault="000B56F5" w:rsidP="000B56F5">
            <w:pPr>
              <w:spacing w:before="240"/>
              <w:rPr>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AE0E52" w14:textId="77777777" w:rsidR="000B56F5" w:rsidRPr="000B56F5" w:rsidRDefault="000B56F5" w:rsidP="000B56F5">
            <w:pPr>
              <w:spacing w:before="240"/>
              <w:rPr>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6851FA" w14:textId="77777777" w:rsidR="000B56F5" w:rsidRPr="000B56F5" w:rsidRDefault="000B56F5" w:rsidP="000B56F5">
            <w:pPr>
              <w:spacing w:before="240"/>
              <w:rPr>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1DDD22" w14:textId="77777777" w:rsidR="000B56F5" w:rsidRPr="000B56F5" w:rsidRDefault="000B56F5" w:rsidP="000B56F5">
            <w:pPr>
              <w:spacing w:before="240"/>
              <w:rPr>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B917D4" w14:textId="77777777" w:rsidR="000B56F5" w:rsidRPr="000B56F5" w:rsidRDefault="000B56F5" w:rsidP="000B56F5">
            <w:pPr>
              <w:spacing w:before="240"/>
              <w:rPr>
                <w:sz w:val="20"/>
                <w:szCs w:val="20"/>
              </w:rPr>
            </w:pPr>
          </w:p>
        </w:tc>
      </w:tr>
      <w:tr w:rsidR="000B56F5" w:rsidRPr="000B56F5" w14:paraId="2A4F5336" w14:textId="77777777" w:rsidTr="000B56F5">
        <w:tc>
          <w:tcPr>
            <w:tcW w:w="0" w:type="auto"/>
            <w:tcBorders>
              <w:top w:val="nil"/>
              <w:left w:val="nil"/>
              <w:bottom w:val="nil"/>
              <w:right w:val="nil"/>
            </w:tcBorders>
            <w:shd w:val="clear" w:color="auto" w:fill="F5F5F5"/>
            <w:tcMar>
              <w:top w:w="120" w:type="dxa"/>
              <w:left w:w="120" w:type="dxa"/>
              <w:bottom w:w="120" w:type="dxa"/>
              <w:right w:w="120" w:type="dxa"/>
            </w:tcMar>
            <w:hideMark/>
          </w:tcPr>
          <w:p w14:paraId="73B2F6F3" w14:textId="77777777" w:rsidR="000B56F5" w:rsidRPr="000B56F5" w:rsidRDefault="000B56F5" w:rsidP="000B56F5">
            <w:pPr>
              <w:spacing w:before="240"/>
              <w:jc w:val="right"/>
              <w:rPr>
                <w:rFonts w:ascii="Helvetica Neue" w:hAnsi="Helvetica Neue"/>
                <w:b/>
                <w:bCs/>
                <w:color w:val="000000"/>
                <w:sz w:val="18"/>
                <w:szCs w:val="18"/>
              </w:rPr>
            </w:pPr>
            <w:r w:rsidRPr="000B56F5">
              <w:rPr>
                <w:rFonts w:ascii="Helvetica Neue" w:hAnsi="Helvetica Neue"/>
                <w:b/>
                <w:bCs/>
                <w:color w:val="000000"/>
                <w:sz w:val="18"/>
                <w:szCs w:val="18"/>
              </w:rPr>
              <w:t>redundant_fixdur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B8CBDA"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0.624359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14289"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0.076190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26187"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0.291468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45720"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0.624359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F53B9"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3BA5AB"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0.311981</w:t>
            </w:r>
          </w:p>
        </w:tc>
      </w:tr>
      <w:tr w:rsidR="000B56F5" w:rsidRPr="000B56F5" w14:paraId="5ABA0B39" w14:textId="77777777" w:rsidTr="000B56F5">
        <w:tc>
          <w:tcPr>
            <w:tcW w:w="0" w:type="auto"/>
            <w:tcBorders>
              <w:top w:val="nil"/>
              <w:left w:val="nil"/>
              <w:bottom w:val="nil"/>
              <w:right w:val="nil"/>
            </w:tcBorders>
            <w:shd w:val="clear" w:color="auto" w:fill="FFFFFF"/>
            <w:tcMar>
              <w:top w:w="120" w:type="dxa"/>
              <w:left w:w="120" w:type="dxa"/>
              <w:bottom w:w="120" w:type="dxa"/>
              <w:right w:w="120" w:type="dxa"/>
            </w:tcMar>
            <w:hideMark/>
          </w:tcPr>
          <w:p w14:paraId="4037FA09" w14:textId="77777777" w:rsidR="000B56F5" w:rsidRPr="000B56F5" w:rsidRDefault="000B56F5" w:rsidP="000B56F5">
            <w:pPr>
              <w:spacing w:before="240"/>
              <w:jc w:val="right"/>
              <w:rPr>
                <w:rFonts w:ascii="Helvetica Neue" w:hAnsi="Helvetica Neue"/>
                <w:b/>
                <w:bCs/>
                <w:color w:val="000000"/>
                <w:sz w:val="18"/>
                <w:szCs w:val="18"/>
              </w:rPr>
            </w:pPr>
            <w:r w:rsidRPr="000B56F5">
              <w:rPr>
                <w:rFonts w:ascii="Helvetica Neue" w:hAnsi="Helvetica Neue"/>
                <w:b/>
                <w:bCs/>
                <w:color w:val="000000"/>
                <w:sz w:val="18"/>
                <w:szCs w:val="18"/>
              </w:rPr>
              <w:t>redundant_fixnum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006AF"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0.586747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D3221"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0.310444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C8EB90"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0.558658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01C967"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0.565913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98694F"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9.250000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0CBCF6"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0.343264</w:t>
            </w:r>
          </w:p>
        </w:tc>
      </w:tr>
      <w:tr w:rsidR="000B56F5" w:rsidRPr="000B56F5" w14:paraId="30E9B4C6" w14:textId="77777777" w:rsidTr="000B56F5">
        <w:tc>
          <w:tcPr>
            <w:tcW w:w="0" w:type="auto"/>
            <w:tcBorders>
              <w:top w:val="nil"/>
              <w:left w:val="nil"/>
              <w:bottom w:val="nil"/>
              <w:right w:val="nil"/>
            </w:tcBorders>
            <w:shd w:val="clear" w:color="auto" w:fill="F5F5F5"/>
            <w:tcMar>
              <w:top w:w="120" w:type="dxa"/>
              <w:left w:w="120" w:type="dxa"/>
              <w:bottom w:w="120" w:type="dxa"/>
              <w:right w:w="120" w:type="dxa"/>
            </w:tcMar>
            <w:hideMark/>
          </w:tcPr>
          <w:p w14:paraId="2E4D6C17" w14:textId="77777777" w:rsidR="000B56F5" w:rsidRPr="000B56F5" w:rsidRDefault="000B56F5" w:rsidP="000B56F5">
            <w:pPr>
              <w:spacing w:before="240"/>
              <w:jc w:val="right"/>
              <w:rPr>
                <w:rFonts w:ascii="Helvetica Neue" w:hAnsi="Helvetica Neue"/>
                <w:b/>
                <w:bCs/>
                <w:color w:val="000000"/>
                <w:sz w:val="18"/>
                <w:szCs w:val="18"/>
              </w:rPr>
            </w:pPr>
            <w:r w:rsidRPr="000B56F5">
              <w:rPr>
                <w:rFonts w:ascii="Helvetica Neue" w:hAnsi="Helvetica Neue"/>
                <w:b/>
                <w:bCs/>
                <w:color w:val="000000"/>
                <w:sz w:val="18"/>
                <w:szCs w:val="18"/>
              </w:rPr>
              <w:t>relevant_fixdur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3874C9"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0.641667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E53954"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0.254762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D54486"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0.291126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2B001"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0.641667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1702B5"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9.500000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CFCC9F"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0.325474</w:t>
            </w:r>
          </w:p>
        </w:tc>
      </w:tr>
      <w:tr w:rsidR="000B56F5" w:rsidRPr="000B56F5" w14:paraId="2F5920BB" w14:textId="77777777" w:rsidTr="000B56F5">
        <w:tc>
          <w:tcPr>
            <w:tcW w:w="0" w:type="auto"/>
            <w:tcBorders>
              <w:top w:val="nil"/>
              <w:left w:val="nil"/>
              <w:bottom w:val="nil"/>
              <w:right w:val="nil"/>
            </w:tcBorders>
            <w:shd w:val="clear" w:color="auto" w:fill="FFFFFF"/>
            <w:tcMar>
              <w:top w:w="120" w:type="dxa"/>
              <w:left w:w="120" w:type="dxa"/>
              <w:bottom w:w="120" w:type="dxa"/>
              <w:right w:w="120" w:type="dxa"/>
            </w:tcMar>
            <w:hideMark/>
          </w:tcPr>
          <w:p w14:paraId="10C8CE93" w14:textId="77777777" w:rsidR="000B56F5" w:rsidRPr="000B56F5" w:rsidRDefault="000B56F5" w:rsidP="000B56F5">
            <w:pPr>
              <w:spacing w:before="240"/>
              <w:jc w:val="right"/>
              <w:rPr>
                <w:rFonts w:ascii="Helvetica Neue" w:hAnsi="Helvetica Neue"/>
                <w:b/>
                <w:bCs/>
                <w:color w:val="000000"/>
                <w:sz w:val="18"/>
                <w:szCs w:val="18"/>
              </w:rPr>
            </w:pPr>
            <w:r w:rsidRPr="000B56F5">
              <w:rPr>
                <w:rFonts w:ascii="Helvetica Neue" w:hAnsi="Helvetica Neue"/>
                <w:b/>
                <w:bCs/>
                <w:color w:val="000000"/>
                <w:sz w:val="18"/>
                <w:szCs w:val="18"/>
              </w:rPr>
              <w:t>relevant_fixnum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A98B30"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0.589977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4D633D"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0.290476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4FAD8"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0.423232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781F96"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0.615618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60A5A5"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5.666667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F70DA" w14:textId="77777777" w:rsidR="000B56F5" w:rsidRPr="000B56F5" w:rsidRDefault="000B56F5" w:rsidP="000B56F5">
            <w:pPr>
              <w:spacing w:before="240"/>
              <w:jc w:val="right"/>
              <w:rPr>
                <w:rFonts w:ascii="Helvetica Neue" w:hAnsi="Helvetica Neue"/>
                <w:color w:val="000000"/>
                <w:sz w:val="18"/>
                <w:szCs w:val="18"/>
              </w:rPr>
            </w:pPr>
            <w:r w:rsidRPr="000B56F5">
              <w:rPr>
                <w:rFonts w:ascii="Helvetica Neue" w:hAnsi="Helvetica Neue"/>
                <w:color w:val="000000"/>
                <w:sz w:val="18"/>
                <w:szCs w:val="18"/>
              </w:rPr>
              <w:t>0.383299</w:t>
            </w:r>
          </w:p>
        </w:tc>
      </w:tr>
    </w:tbl>
    <w:p w14:paraId="09315FFE" w14:textId="285511CE" w:rsidR="000B56F5" w:rsidRDefault="000B56F5"/>
    <w:p w14:paraId="5D16204B" w14:textId="77777777" w:rsidR="000B56F5" w:rsidRDefault="000B56F5"/>
    <w:p w14:paraId="16D9A381" w14:textId="014D2FDA" w:rsidR="003459C5" w:rsidRDefault="003459C5">
      <w:r>
        <w:t>Best :</w:t>
      </w:r>
    </w:p>
    <w:p w14:paraId="2D8DBF8E" w14:textId="4F32D908" w:rsidR="000875F2" w:rsidRDefault="003459C5" w:rsidP="000875F2">
      <w:r>
        <w:t xml:space="preserve">Image 1, </w:t>
      </w:r>
      <w:r w:rsidR="000875F2">
        <w:t>7,</w:t>
      </w:r>
    </w:p>
    <w:p w14:paraId="73B98870" w14:textId="77777777" w:rsidR="00195E44" w:rsidRPr="00195E44" w:rsidRDefault="00195E44"/>
    <w:p w14:paraId="1A561FDB" w14:textId="03D190BE" w:rsidR="003459C5" w:rsidRDefault="000875F2" w:rsidP="000875F2">
      <w:r>
        <w:t>.Test performance of everymodel.</w:t>
      </w:r>
    </w:p>
    <w:p w14:paraId="7D5A4BCE" w14:textId="77777777" w:rsidR="003459C5" w:rsidRDefault="003459C5"/>
    <w:p w14:paraId="5C54567E" w14:textId="77777777" w:rsidR="003459C5" w:rsidRDefault="003459C5"/>
    <w:p w14:paraId="6298E4A0" w14:textId="77777777" w:rsidR="0066623D" w:rsidRDefault="0066623D"/>
    <w:p w14:paraId="1E87B155" w14:textId="77777777" w:rsidR="0066623D" w:rsidRDefault="0066623D"/>
    <w:p w14:paraId="56AAD03C" w14:textId="77777777" w:rsidR="0066623D" w:rsidRDefault="0066623D"/>
    <w:p w14:paraId="72037D23" w14:textId="77777777" w:rsidR="0066623D" w:rsidRDefault="0066623D"/>
    <w:p w14:paraId="0AE4A4C6" w14:textId="77777777" w:rsidR="0066623D" w:rsidRDefault="0066623D"/>
    <w:p w14:paraId="0091F98E" w14:textId="77777777" w:rsidR="0066623D" w:rsidRDefault="0066623D"/>
    <w:p w14:paraId="7B1F63D8" w14:textId="77777777" w:rsidR="0066623D" w:rsidRDefault="0066623D"/>
    <w:p w14:paraId="7E465C90" w14:textId="77777777" w:rsidR="0066623D" w:rsidRDefault="0066623D"/>
    <w:p w14:paraId="6C59F8DF" w14:textId="77777777" w:rsidR="0066623D" w:rsidRDefault="0066623D"/>
    <w:p w14:paraId="52AD66E4" w14:textId="77777777" w:rsidR="0066623D" w:rsidRDefault="0066623D"/>
    <w:p w14:paraId="6151179C" w14:textId="77777777" w:rsidR="0066623D" w:rsidRDefault="0066623D"/>
    <w:p w14:paraId="7F03B341" w14:textId="77777777" w:rsidR="0066623D" w:rsidRDefault="0066623D"/>
    <w:p w14:paraId="4C00C0EB" w14:textId="77777777" w:rsidR="0066623D" w:rsidRDefault="0066623D"/>
    <w:p w14:paraId="53F5DE66" w14:textId="77777777" w:rsidR="0066623D" w:rsidRDefault="0066623D"/>
    <w:p w14:paraId="1A61BF88" w14:textId="77777777" w:rsidR="0066623D" w:rsidRDefault="0066623D"/>
    <w:p w14:paraId="32FD7B08" w14:textId="77777777" w:rsidR="0066623D" w:rsidRDefault="0066623D"/>
    <w:p w14:paraId="4165A558" w14:textId="77777777" w:rsidR="0066623D" w:rsidRDefault="0066623D"/>
    <w:p w14:paraId="7384E6B9" w14:textId="77777777" w:rsidR="0066623D" w:rsidRPr="003459C5" w:rsidRDefault="0066623D"/>
    <w:p w14:paraId="5D84CCDD" w14:textId="3EFA13AF" w:rsidR="009978C3" w:rsidRPr="009978C3" w:rsidRDefault="009978C3" w:rsidP="009978C3">
      <w:pPr>
        <w:pStyle w:val="ListParagraph"/>
        <w:numPr>
          <w:ilvl w:val="0"/>
          <w:numId w:val="6"/>
        </w:numPr>
        <w:rPr>
          <w:b/>
          <w:bCs/>
        </w:rPr>
      </w:pPr>
      <w:r>
        <w:rPr>
          <w:b/>
          <w:bCs/>
        </w:rPr>
        <w:t>Counts on relevant seeming features</w:t>
      </w:r>
    </w:p>
    <w:p w14:paraId="1BB1130E" w14:textId="60153312" w:rsidR="00B67DCF" w:rsidRDefault="00B67DCF">
      <w:pPr>
        <w:rPr>
          <w:b/>
          <w:bCs/>
          <w:sz w:val="32"/>
          <w:szCs w:val="32"/>
        </w:rPr>
      </w:pPr>
    </w:p>
    <w:p w14:paraId="59A9742A" w14:textId="5456A97D" w:rsidR="00195E44" w:rsidRDefault="009978C3">
      <w:pPr>
        <w:rPr>
          <w:b/>
          <w:bCs/>
          <w:sz w:val="32"/>
          <w:szCs w:val="32"/>
        </w:rPr>
      </w:pPr>
      <w:r>
        <w:rPr>
          <w:b/>
          <w:bCs/>
          <w:sz w:val="32"/>
          <w:szCs w:val="32"/>
        </w:rPr>
        <w:t xml:space="preserve">2 </w:t>
      </w:r>
      <w:r w:rsidRPr="009978C3">
        <w:rPr>
          <w:b/>
          <w:bCs/>
          <w:sz w:val="32"/>
          <w:szCs w:val="32"/>
        </w:rPr>
        <w:t>Prediction</w:t>
      </w:r>
      <w:r>
        <w:rPr>
          <w:b/>
          <w:bCs/>
          <w:sz w:val="32"/>
          <w:szCs w:val="32"/>
        </w:rPr>
        <w:t xml:space="preserve"> and consistency across tasks</w:t>
      </w:r>
    </w:p>
    <w:p w14:paraId="2612A652" w14:textId="77777777" w:rsidR="009978C3" w:rsidRPr="009978C3" w:rsidRDefault="009978C3">
      <w:pPr>
        <w:rPr>
          <w:b/>
          <w:bCs/>
          <w:sz w:val="32"/>
          <w:szCs w:val="32"/>
        </w:rPr>
      </w:pPr>
    </w:p>
    <w:p w14:paraId="7060E657" w14:textId="77777777" w:rsidR="009978C3" w:rsidRDefault="009978C3" w:rsidP="009978C3">
      <w:r w:rsidRPr="00195E44">
        <w:rPr>
          <w:highlight w:val="yellow"/>
        </w:rPr>
        <w:t>Performance per K</w:t>
      </w:r>
    </w:p>
    <w:p w14:paraId="50717ABC" w14:textId="77777777" w:rsidR="009978C3" w:rsidRDefault="009978C3" w:rsidP="009978C3"/>
    <w:tbl>
      <w:tblPr>
        <w:tblStyle w:val="Calendar3"/>
        <w:tblW w:w="0" w:type="auto"/>
        <w:tblLook w:val="04A0" w:firstRow="1" w:lastRow="0" w:firstColumn="1" w:lastColumn="0" w:noHBand="0" w:noVBand="1"/>
      </w:tblPr>
      <w:tblGrid>
        <w:gridCol w:w="1340"/>
        <w:gridCol w:w="1615"/>
        <w:gridCol w:w="1800"/>
        <w:gridCol w:w="1800"/>
        <w:gridCol w:w="1800"/>
      </w:tblGrid>
      <w:tr w:rsidR="009978C3" w14:paraId="420B6CBA" w14:textId="77777777" w:rsidTr="001E3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2C7E6420" w14:textId="77777777" w:rsidR="009978C3" w:rsidRDefault="009978C3" w:rsidP="001E31FE">
            <w:pPr>
              <w:jc w:val="center"/>
              <w:rPr>
                <w:sz w:val="22"/>
                <w:szCs w:val="22"/>
              </w:rPr>
            </w:pPr>
            <w:r>
              <w:rPr>
                <w:sz w:val="22"/>
                <w:szCs w:val="22"/>
              </w:rPr>
              <w:t>Value of  K</w:t>
            </w:r>
          </w:p>
        </w:tc>
        <w:tc>
          <w:tcPr>
            <w:tcW w:w="3415" w:type="dxa"/>
            <w:gridSpan w:val="2"/>
          </w:tcPr>
          <w:p w14:paraId="07D3F3B3" w14:textId="77777777" w:rsidR="009978C3" w:rsidRDefault="009978C3" w:rsidP="001E31FE">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Task: Change Blindness</w:t>
            </w:r>
          </w:p>
        </w:tc>
        <w:tc>
          <w:tcPr>
            <w:tcW w:w="3600" w:type="dxa"/>
            <w:gridSpan w:val="2"/>
          </w:tcPr>
          <w:p w14:paraId="6938C5DC" w14:textId="77777777" w:rsidR="009978C3" w:rsidRDefault="009978C3" w:rsidP="001E31FE">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Task: Crime scene inspection</w:t>
            </w:r>
          </w:p>
        </w:tc>
      </w:tr>
      <w:tr w:rsidR="009978C3" w14:paraId="0444F1D6" w14:textId="77777777" w:rsidTr="001E31FE">
        <w:tc>
          <w:tcPr>
            <w:cnfStyle w:val="001000000000" w:firstRow="0" w:lastRow="0" w:firstColumn="1" w:lastColumn="0" w:oddVBand="0" w:evenVBand="0" w:oddHBand="0" w:evenHBand="0" w:firstRowFirstColumn="0" w:firstRowLastColumn="0" w:lastRowFirstColumn="0" w:lastRowLastColumn="0"/>
            <w:tcW w:w="1260" w:type="dxa"/>
          </w:tcPr>
          <w:p w14:paraId="4B56F350" w14:textId="77777777" w:rsidR="009978C3" w:rsidRDefault="009978C3" w:rsidP="001E31FE">
            <w:pPr>
              <w:jc w:val="center"/>
              <w:rPr>
                <w:sz w:val="22"/>
                <w:szCs w:val="22"/>
              </w:rPr>
            </w:pPr>
          </w:p>
        </w:tc>
        <w:tc>
          <w:tcPr>
            <w:tcW w:w="1615" w:type="dxa"/>
          </w:tcPr>
          <w:p w14:paraId="61C11270"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Standardized</w:t>
            </w:r>
          </w:p>
        </w:tc>
        <w:tc>
          <w:tcPr>
            <w:tcW w:w="1800" w:type="dxa"/>
          </w:tcPr>
          <w:p w14:paraId="46ED2C60"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MinMax </w:t>
            </w:r>
          </w:p>
        </w:tc>
        <w:tc>
          <w:tcPr>
            <w:tcW w:w="1800" w:type="dxa"/>
          </w:tcPr>
          <w:p w14:paraId="13CC48FA"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Standardized</w:t>
            </w:r>
          </w:p>
        </w:tc>
        <w:tc>
          <w:tcPr>
            <w:tcW w:w="1800" w:type="dxa"/>
          </w:tcPr>
          <w:p w14:paraId="1F185A17"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MinMax</w:t>
            </w:r>
          </w:p>
        </w:tc>
      </w:tr>
      <w:tr w:rsidR="009978C3" w14:paraId="38B2A1A5" w14:textId="77777777" w:rsidTr="001E31FE">
        <w:tc>
          <w:tcPr>
            <w:cnfStyle w:val="001000000000" w:firstRow="0" w:lastRow="0" w:firstColumn="1" w:lastColumn="0" w:oddVBand="0" w:evenVBand="0" w:oddHBand="0" w:evenHBand="0" w:firstRowFirstColumn="0" w:firstRowLastColumn="0" w:lastRowFirstColumn="0" w:lastRowLastColumn="0"/>
            <w:tcW w:w="1260" w:type="dxa"/>
          </w:tcPr>
          <w:p w14:paraId="63FE4B2C" w14:textId="77777777" w:rsidR="009978C3" w:rsidRDefault="009978C3" w:rsidP="001E31FE">
            <w:pPr>
              <w:jc w:val="center"/>
              <w:rPr>
                <w:sz w:val="22"/>
                <w:szCs w:val="22"/>
              </w:rPr>
            </w:pPr>
            <w:r>
              <w:rPr>
                <w:sz w:val="22"/>
                <w:szCs w:val="22"/>
              </w:rPr>
              <w:t>3</w:t>
            </w:r>
          </w:p>
        </w:tc>
        <w:tc>
          <w:tcPr>
            <w:tcW w:w="1615" w:type="dxa"/>
          </w:tcPr>
          <w:p w14:paraId="2D96CC2C"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0.6</w:t>
            </w:r>
          </w:p>
        </w:tc>
        <w:tc>
          <w:tcPr>
            <w:tcW w:w="1800" w:type="dxa"/>
          </w:tcPr>
          <w:p w14:paraId="0D239120"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800" w:type="dxa"/>
          </w:tcPr>
          <w:p w14:paraId="288323A3"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49FAE1BB"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0.0</w:t>
            </w:r>
          </w:p>
        </w:tc>
      </w:tr>
      <w:tr w:rsidR="009978C3" w14:paraId="4FC8019F" w14:textId="77777777" w:rsidTr="001E31FE">
        <w:tc>
          <w:tcPr>
            <w:cnfStyle w:val="001000000000" w:firstRow="0" w:lastRow="0" w:firstColumn="1" w:lastColumn="0" w:oddVBand="0" w:evenVBand="0" w:oddHBand="0" w:evenHBand="0" w:firstRowFirstColumn="0" w:firstRowLastColumn="0" w:lastRowFirstColumn="0" w:lastRowLastColumn="0"/>
            <w:tcW w:w="1260" w:type="dxa"/>
          </w:tcPr>
          <w:p w14:paraId="37F00132" w14:textId="77777777" w:rsidR="009978C3" w:rsidRDefault="009978C3" w:rsidP="001E31FE">
            <w:pPr>
              <w:jc w:val="center"/>
              <w:rPr>
                <w:sz w:val="22"/>
                <w:szCs w:val="22"/>
              </w:rPr>
            </w:pPr>
            <w:r>
              <w:rPr>
                <w:sz w:val="22"/>
                <w:szCs w:val="22"/>
              </w:rPr>
              <w:t>5</w:t>
            </w:r>
          </w:p>
        </w:tc>
        <w:tc>
          <w:tcPr>
            <w:tcW w:w="1615" w:type="dxa"/>
          </w:tcPr>
          <w:p w14:paraId="0D6AB53B"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0.2</w:t>
            </w:r>
          </w:p>
        </w:tc>
        <w:tc>
          <w:tcPr>
            <w:tcW w:w="1800" w:type="dxa"/>
          </w:tcPr>
          <w:p w14:paraId="51B758A5"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800" w:type="dxa"/>
          </w:tcPr>
          <w:p w14:paraId="01D0A556"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3C637D3A"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0.0</w:t>
            </w:r>
          </w:p>
        </w:tc>
      </w:tr>
      <w:tr w:rsidR="009978C3" w14:paraId="7B989652" w14:textId="77777777" w:rsidTr="001E31FE">
        <w:tc>
          <w:tcPr>
            <w:cnfStyle w:val="001000000000" w:firstRow="0" w:lastRow="0" w:firstColumn="1" w:lastColumn="0" w:oddVBand="0" w:evenVBand="0" w:oddHBand="0" w:evenHBand="0" w:firstRowFirstColumn="0" w:firstRowLastColumn="0" w:lastRowFirstColumn="0" w:lastRowLastColumn="0"/>
            <w:tcW w:w="1260" w:type="dxa"/>
          </w:tcPr>
          <w:p w14:paraId="46F322A7" w14:textId="77777777" w:rsidR="009978C3" w:rsidRDefault="009978C3" w:rsidP="001E31FE">
            <w:pPr>
              <w:jc w:val="center"/>
              <w:rPr>
                <w:sz w:val="22"/>
                <w:szCs w:val="22"/>
              </w:rPr>
            </w:pPr>
            <w:r>
              <w:rPr>
                <w:sz w:val="22"/>
                <w:szCs w:val="22"/>
              </w:rPr>
              <w:t>7</w:t>
            </w:r>
          </w:p>
        </w:tc>
        <w:tc>
          <w:tcPr>
            <w:tcW w:w="1615" w:type="dxa"/>
          </w:tcPr>
          <w:p w14:paraId="78853E1A"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2AAC58B1"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w:t>
            </w:r>
          </w:p>
        </w:tc>
        <w:tc>
          <w:tcPr>
            <w:tcW w:w="1800" w:type="dxa"/>
          </w:tcPr>
          <w:p w14:paraId="30D351D9"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c>
          <w:tcPr>
            <w:tcW w:w="1800" w:type="dxa"/>
          </w:tcPr>
          <w:p w14:paraId="35F7B99D"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r>
      <w:tr w:rsidR="009978C3" w14:paraId="775C2C0B" w14:textId="77777777" w:rsidTr="001E31FE">
        <w:trPr>
          <w:trHeight w:val="96"/>
        </w:trPr>
        <w:tc>
          <w:tcPr>
            <w:cnfStyle w:val="001000000000" w:firstRow="0" w:lastRow="0" w:firstColumn="1" w:lastColumn="0" w:oddVBand="0" w:evenVBand="0" w:oddHBand="0" w:evenHBand="0" w:firstRowFirstColumn="0" w:firstRowLastColumn="0" w:lastRowFirstColumn="0" w:lastRowLastColumn="0"/>
            <w:tcW w:w="1260" w:type="dxa"/>
          </w:tcPr>
          <w:p w14:paraId="27CBC346" w14:textId="77777777" w:rsidR="009978C3" w:rsidRDefault="009978C3" w:rsidP="001E31FE">
            <w:pPr>
              <w:jc w:val="center"/>
              <w:rPr>
                <w:sz w:val="22"/>
                <w:szCs w:val="22"/>
              </w:rPr>
            </w:pPr>
            <w:r>
              <w:rPr>
                <w:sz w:val="22"/>
                <w:szCs w:val="22"/>
              </w:rPr>
              <w:t>9</w:t>
            </w:r>
          </w:p>
        </w:tc>
        <w:tc>
          <w:tcPr>
            <w:tcW w:w="1615" w:type="dxa"/>
          </w:tcPr>
          <w:p w14:paraId="4F0F1518"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10A90A32"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w:t>
            </w:r>
          </w:p>
        </w:tc>
        <w:tc>
          <w:tcPr>
            <w:tcW w:w="1800" w:type="dxa"/>
          </w:tcPr>
          <w:p w14:paraId="3FF8D6CA"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c>
          <w:tcPr>
            <w:tcW w:w="1800" w:type="dxa"/>
          </w:tcPr>
          <w:p w14:paraId="4854C6D1"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0.1</w:t>
            </w:r>
          </w:p>
        </w:tc>
      </w:tr>
      <w:tr w:rsidR="009978C3" w14:paraId="16D61864" w14:textId="77777777" w:rsidTr="001E31FE">
        <w:trPr>
          <w:trHeight w:val="96"/>
        </w:trPr>
        <w:tc>
          <w:tcPr>
            <w:cnfStyle w:val="001000000000" w:firstRow="0" w:lastRow="0" w:firstColumn="1" w:lastColumn="0" w:oddVBand="0" w:evenVBand="0" w:oddHBand="0" w:evenHBand="0" w:firstRowFirstColumn="0" w:firstRowLastColumn="0" w:lastRowFirstColumn="0" w:lastRowLastColumn="0"/>
            <w:tcW w:w="1260" w:type="dxa"/>
          </w:tcPr>
          <w:p w14:paraId="2E726675" w14:textId="77777777" w:rsidR="009978C3" w:rsidRDefault="009978C3" w:rsidP="001E31FE">
            <w:pPr>
              <w:jc w:val="center"/>
              <w:rPr>
                <w:sz w:val="22"/>
                <w:szCs w:val="22"/>
              </w:rPr>
            </w:pPr>
          </w:p>
          <w:p w14:paraId="75D15DD5" w14:textId="77777777" w:rsidR="009978C3" w:rsidRDefault="009978C3" w:rsidP="009978C3">
            <w:pPr>
              <w:jc w:val="left"/>
              <w:rPr>
                <w:sz w:val="22"/>
                <w:szCs w:val="22"/>
              </w:rPr>
            </w:pPr>
          </w:p>
          <w:p w14:paraId="722F1D88" w14:textId="7C09B195" w:rsidR="009978C3" w:rsidRDefault="009978C3" w:rsidP="009978C3">
            <w:pPr>
              <w:jc w:val="left"/>
              <w:rPr>
                <w:sz w:val="22"/>
                <w:szCs w:val="22"/>
              </w:rPr>
            </w:pPr>
            <w:r>
              <w:rPr>
                <w:sz w:val="22"/>
                <w:szCs w:val="22"/>
              </w:rPr>
              <w:t xml:space="preserve">Performance  </w:t>
            </w:r>
          </w:p>
        </w:tc>
        <w:tc>
          <w:tcPr>
            <w:tcW w:w="1615" w:type="dxa"/>
          </w:tcPr>
          <w:p w14:paraId="148CDFAC"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00" w:type="dxa"/>
          </w:tcPr>
          <w:p w14:paraId="7B6D874C"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00" w:type="dxa"/>
          </w:tcPr>
          <w:p w14:paraId="33EC6931"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800" w:type="dxa"/>
          </w:tcPr>
          <w:p w14:paraId="0F8C5CF0" w14:textId="77777777" w:rsidR="009978C3" w:rsidRDefault="009978C3" w:rsidP="001E31FE">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01CDA9ED" w14:textId="77777777" w:rsidR="00195E44" w:rsidRDefault="00195E44">
      <w:pPr>
        <w:rPr>
          <w:b/>
          <w:bCs/>
        </w:rPr>
      </w:pPr>
    </w:p>
    <w:p w14:paraId="400A1CAD" w14:textId="77777777" w:rsidR="009978C3" w:rsidRDefault="009978C3">
      <w:pPr>
        <w:rPr>
          <w:b/>
          <w:bCs/>
        </w:rPr>
      </w:pPr>
    </w:p>
    <w:p w14:paraId="4E8B01F8" w14:textId="149DEC2A" w:rsidR="00232342" w:rsidRDefault="009978C3">
      <w:pPr>
        <w:rPr>
          <w:b/>
          <w:bCs/>
          <w:i/>
          <w:iCs/>
        </w:rPr>
      </w:pPr>
      <w:r>
        <w:rPr>
          <w:b/>
          <w:bCs/>
          <w:i/>
          <w:iCs/>
        </w:rPr>
        <w:t>Performance per image</w:t>
      </w:r>
    </w:p>
    <w:p w14:paraId="4CF2AB2E" w14:textId="4AB294FA" w:rsidR="009978C3" w:rsidRDefault="009978C3">
      <w:pPr>
        <w:rPr>
          <w:b/>
          <w:bCs/>
          <w:i/>
          <w:iCs/>
        </w:rPr>
      </w:pPr>
      <w:r>
        <w:rPr>
          <w:b/>
          <w:bCs/>
          <w:i/>
          <w:iCs/>
        </w:rPr>
        <w:t xml:space="preserve"> -Highlight important images</w:t>
      </w:r>
    </w:p>
    <w:p w14:paraId="1F2E4243" w14:textId="35FDF6C4" w:rsidR="009978C3" w:rsidRDefault="009978C3">
      <w:pPr>
        <w:rPr>
          <w:b/>
          <w:bCs/>
          <w:i/>
          <w:iCs/>
        </w:rPr>
      </w:pPr>
      <w:r>
        <w:rPr>
          <w:b/>
          <w:bCs/>
          <w:i/>
          <w:iCs/>
        </w:rPr>
        <w:t>- Counts on important images</w:t>
      </w:r>
    </w:p>
    <w:p w14:paraId="0979C2AE" w14:textId="77777777" w:rsidR="009978C3" w:rsidRDefault="009978C3">
      <w:pPr>
        <w:rPr>
          <w:b/>
          <w:bCs/>
          <w:i/>
          <w:iCs/>
        </w:rPr>
      </w:pPr>
    </w:p>
    <w:p w14:paraId="2720D427" w14:textId="77777777" w:rsidR="00232342" w:rsidRDefault="00232342" w:rsidP="00232342">
      <w:pPr>
        <w:pStyle w:val="NoSpacing"/>
      </w:pPr>
      <w:r>
        <w:rPr>
          <w:rFonts w:cstheme="majorBidi"/>
          <w:bCs/>
        </w:rPr>
        <w:t>RQ 1)</w:t>
      </w:r>
      <w:r>
        <w:rPr>
          <w:rFonts w:cstheme="majorBidi"/>
          <w:bCs/>
        </w:rPr>
        <w:tab/>
      </w:r>
      <w:commentRangeStart w:id="41"/>
      <w:r>
        <w:rPr>
          <w:rFonts w:cstheme="majorBidi"/>
          <w:i/>
          <w:iCs/>
          <w:color w:val="000000"/>
        </w:rPr>
        <w:t>Are there differences in the number of fixations on task relevant and task redundant areas between CSI experts and novices as a consequence of the information reduction hypothesis?</w:t>
      </w:r>
      <w:commentRangeEnd w:id="41"/>
      <w:r>
        <w:commentReference w:id="41"/>
      </w:r>
    </w:p>
    <w:p w14:paraId="0F256205" w14:textId="26D10D84" w:rsidR="000313F9" w:rsidRPr="000313F9" w:rsidRDefault="000313F9" w:rsidP="000313F9">
      <w:pPr>
        <w:pStyle w:val="NoSpacing"/>
        <w:numPr>
          <w:ilvl w:val="0"/>
          <w:numId w:val="6"/>
        </w:numPr>
        <w:rPr>
          <w:rFonts w:asciiTheme="majorBidi" w:hAnsiTheme="majorBidi" w:cstheme="majorBidi"/>
          <w:b/>
          <w:i/>
          <w:iCs/>
          <w:highlight w:val="yellow"/>
        </w:rPr>
      </w:pPr>
      <w:r w:rsidRPr="000313F9">
        <w:rPr>
          <w:rFonts w:asciiTheme="majorBidi" w:hAnsiTheme="majorBidi" w:cstheme="majorBidi"/>
          <w:b/>
          <w:i/>
          <w:iCs/>
          <w:highlight w:val="yellow"/>
        </w:rPr>
        <w:t>Kick out other groups from eyelink-dataset.</w:t>
      </w:r>
    </w:p>
    <w:p w14:paraId="282E0A5F" w14:textId="77777777" w:rsidR="000313F9" w:rsidRDefault="000313F9" w:rsidP="00232342">
      <w:pPr>
        <w:pStyle w:val="NoSpacing"/>
        <w:rPr>
          <w:rFonts w:asciiTheme="majorBidi" w:hAnsiTheme="majorBidi" w:cstheme="majorBidi"/>
          <w:bCs/>
        </w:rPr>
      </w:pPr>
    </w:p>
    <w:p w14:paraId="6593D1FC" w14:textId="0A9D59A5" w:rsidR="009978C3" w:rsidRPr="009978C3" w:rsidRDefault="009978C3" w:rsidP="00232342">
      <w:pPr>
        <w:pStyle w:val="NoSpacing"/>
        <w:rPr>
          <w:rFonts w:asciiTheme="majorBidi" w:hAnsiTheme="majorBidi" w:cstheme="majorBidi"/>
          <w:b/>
          <w:lang w:val="nl-NL"/>
        </w:rPr>
      </w:pPr>
      <w:r w:rsidRPr="009978C3">
        <w:rPr>
          <w:rFonts w:asciiTheme="majorBidi" w:hAnsiTheme="majorBidi" w:cstheme="majorBidi"/>
          <w:b/>
          <w:lang w:val="nl-NL"/>
        </w:rPr>
        <w:t>3. Wat valt op/ welke patronen zien we?</w:t>
      </w:r>
    </w:p>
    <w:p w14:paraId="54A9A149" w14:textId="77777777" w:rsidR="009978C3" w:rsidRPr="009978C3" w:rsidRDefault="009978C3" w:rsidP="00232342">
      <w:pPr>
        <w:pStyle w:val="NoSpacing"/>
        <w:rPr>
          <w:rFonts w:asciiTheme="majorBidi" w:hAnsiTheme="majorBidi" w:cstheme="majorBidi"/>
          <w:b/>
          <w:lang w:val="nl-NL"/>
        </w:rPr>
      </w:pPr>
    </w:p>
    <w:p w14:paraId="5184C68A" w14:textId="77777777" w:rsidR="009978C3" w:rsidRPr="009978C3" w:rsidRDefault="009978C3" w:rsidP="00232342">
      <w:pPr>
        <w:pStyle w:val="NoSpacing"/>
        <w:rPr>
          <w:rFonts w:asciiTheme="majorBidi" w:hAnsiTheme="majorBidi" w:cstheme="majorBidi"/>
          <w:b/>
          <w:lang w:val="nl-NL"/>
        </w:rPr>
      </w:pPr>
    </w:p>
    <w:p w14:paraId="6A8459AF" w14:textId="77777777" w:rsidR="0066623D" w:rsidRDefault="0066623D" w:rsidP="00232342">
      <w:pPr>
        <w:pStyle w:val="NoSpacing"/>
        <w:rPr>
          <w:rFonts w:asciiTheme="majorBidi" w:hAnsiTheme="majorBidi" w:cstheme="majorBidi"/>
          <w:b/>
          <w:lang w:val="nl-NL"/>
        </w:rPr>
      </w:pPr>
    </w:p>
    <w:p w14:paraId="0703F68D" w14:textId="77777777" w:rsidR="0066623D" w:rsidRDefault="0066623D">
      <w:pPr>
        <w:rPr>
          <w:rFonts w:asciiTheme="majorBidi" w:eastAsia="Calibri" w:hAnsiTheme="majorBidi" w:cstheme="majorBidi"/>
          <w:b/>
          <w:color w:val="00000A"/>
          <w:szCs w:val="22"/>
          <w:lang w:val="nl-NL" w:bidi="he-IL"/>
        </w:rPr>
      </w:pPr>
      <w:r>
        <w:rPr>
          <w:rFonts w:asciiTheme="majorBidi" w:hAnsiTheme="majorBidi" w:cstheme="majorBidi"/>
          <w:b/>
          <w:lang w:val="nl-NL"/>
        </w:rPr>
        <w:br w:type="page"/>
      </w:r>
    </w:p>
    <w:p w14:paraId="6DC16D6D" w14:textId="72717E37" w:rsidR="009978C3" w:rsidRPr="001E31FE" w:rsidRDefault="009978C3" w:rsidP="00232342">
      <w:pPr>
        <w:pStyle w:val="NoSpacing"/>
        <w:rPr>
          <w:rFonts w:asciiTheme="majorBidi" w:hAnsiTheme="majorBidi" w:cstheme="majorBidi"/>
          <w:b/>
          <w:lang w:val="nl-NL"/>
        </w:rPr>
      </w:pPr>
      <w:r w:rsidRPr="009978C3">
        <w:rPr>
          <w:rFonts w:asciiTheme="majorBidi" w:hAnsiTheme="majorBidi" w:cstheme="majorBidi"/>
          <w:b/>
          <w:lang w:val="nl-NL"/>
        </w:rPr>
        <w:lastRenderedPageBreak/>
        <w:t>Discussie: waar komt dat dan door?</w:t>
      </w:r>
      <w:r>
        <w:rPr>
          <w:rFonts w:asciiTheme="majorBidi" w:hAnsiTheme="majorBidi" w:cstheme="majorBidi"/>
          <w:b/>
          <w:lang w:val="nl-NL"/>
        </w:rPr>
        <w:t xml:space="preserve"> </w:t>
      </w:r>
      <w:r w:rsidRPr="001E31FE">
        <w:rPr>
          <w:rFonts w:asciiTheme="majorBidi" w:hAnsiTheme="majorBidi" w:cstheme="majorBidi"/>
          <w:b/>
          <w:lang w:val="nl-NL"/>
        </w:rPr>
        <w:t xml:space="preserve">En linken aan theorie.                      </w:t>
      </w:r>
      <w:r w:rsidR="00996E23" w:rsidRPr="001E31FE">
        <w:rPr>
          <w:rFonts w:asciiTheme="majorBidi" w:hAnsiTheme="majorBidi" w:cstheme="majorBidi"/>
          <w:b/>
          <w:lang w:val="nl-NL"/>
        </w:rPr>
        <w:t>B[;[</w:t>
      </w:r>
    </w:p>
    <w:p w14:paraId="5671D4B6" w14:textId="77777777" w:rsidR="00232342" w:rsidRPr="009F5EFC" w:rsidRDefault="00232342" w:rsidP="00232342">
      <w:pPr>
        <w:pStyle w:val="ListParagraph"/>
        <w:numPr>
          <w:ilvl w:val="0"/>
          <w:numId w:val="17"/>
        </w:numPr>
        <w:rPr>
          <w:b/>
          <w:bCs/>
          <w:sz w:val="40"/>
          <w:szCs w:val="40"/>
        </w:rPr>
      </w:pPr>
      <w:r w:rsidRPr="009F5EFC">
        <w:rPr>
          <w:b/>
          <w:bCs/>
          <w:sz w:val="40"/>
          <w:szCs w:val="40"/>
        </w:rPr>
        <w:t>RQ1</w:t>
      </w:r>
    </w:p>
    <w:p w14:paraId="67FA2AFF" w14:textId="77777777" w:rsidR="00232342" w:rsidRDefault="00232342" w:rsidP="00232342">
      <w:pPr>
        <w:spacing w:line="360" w:lineRule="auto"/>
        <w:rPr>
          <w:rFonts w:cstheme="majorBidi"/>
          <w:i/>
          <w:iCs/>
          <w:color w:val="000000"/>
          <w:sz w:val="22"/>
          <w:szCs w:val="22"/>
        </w:rPr>
      </w:pPr>
      <w:r w:rsidRPr="00607C05">
        <w:rPr>
          <w:rFonts w:cstheme="majorBidi"/>
          <w:i/>
          <w:iCs/>
          <w:color w:val="000000"/>
          <w:sz w:val="22"/>
          <w:szCs w:val="22"/>
        </w:rPr>
        <w:t>Figure</w:t>
      </w:r>
      <w:r>
        <w:rPr>
          <w:rFonts w:cstheme="majorBidi"/>
          <w:i/>
          <w:iCs/>
          <w:color w:val="000000"/>
          <w:sz w:val="22"/>
          <w:szCs w:val="22"/>
        </w:rPr>
        <w:t xml:space="preserve"> @@</w:t>
      </w:r>
    </w:p>
    <w:p w14:paraId="03507386" w14:textId="77777777" w:rsidR="00232342" w:rsidRDefault="00232342" w:rsidP="00232342">
      <w:pPr>
        <w:spacing w:line="360" w:lineRule="auto"/>
        <w:rPr>
          <w:rFonts w:cstheme="majorBidi"/>
          <w:i/>
          <w:iCs/>
          <w:color w:val="000000"/>
          <w:sz w:val="22"/>
          <w:szCs w:val="22"/>
        </w:rPr>
      </w:pPr>
      <w:r>
        <w:rPr>
          <w:rFonts w:cstheme="majorBidi"/>
          <w:i/>
          <w:iCs/>
          <w:color w:val="000000"/>
          <w:sz w:val="22"/>
          <w:szCs w:val="22"/>
        </w:rPr>
        <w:t>Relevant fixations (on Evidence) between Control, First year Third Year and CSI</w:t>
      </w:r>
    </w:p>
    <w:p w14:paraId="1F1BCA73" w14:textId="3E16285C" w:rsidR="00232342" w:rsidRDefault="00232342" w:rsidP="0066623D">
      <w:pPr>
        <w:spacing w:line="360" w:lineRule="auto"/>
        <w:rPr>
          <w:rFonts w:cstheme="majorBidi"/>
          <w:color w:val="000000"/>
          <w:sz w:val="22"/>
          <w:szCs w:val="22"/>
        </w:rPr>
      </w:pPr>
      <w:r>
        <w:rPr>
          <w:rFonts w:cstheme="majorBidi"/>
          <w:i/>
          <w:iCs/>
          <w:color w:val="000000"/>
          <w:sz w:val="22"/>
          <w:szCs w:val="22"/>
        </w:rPr>
        <w:t>Left is relevant and right is redundant.</w:t>
      </w:r>
    </w:p>
    <w:p w14:paraId="08326869" w14:textId="64FEE436" w:rsidR="00232342" w:rsidRDefault="00232342" w:rsidP="00232342">
      <w:pPr>
        <w:spacing w:line="360" w:lineRule="auto"/>
        <w:rPr>
          <w:rFonts w:cstheme="majorBidi"/>
          <w:color w:val="000000"/>
          <w:sz w:val="22"/>
          <w:szCs w:val="22"/>
        </w:rPr>
      </w:pPr>
      <w:r>
        <w:rPr>
          <w:rFonts w:cstheme="majorBidi"/>
          <w:color w:val="000000"/>
          <w:sz w:val="22"/>
          <w:szCs w:val="22"/>
        </w:rPr>
        <w:t>Figure @@</w:t>
      </w:r>
    </w:p>
    <w:p w14:paraId="10DC3454" w14:textId="77777777" w:rsidR="00232342" w:rsidRDefault="00232342" w:rsidP="00232342">
      <w:pPr>
        <w:spacing w:line="360" w:lineRule="auto"/>
        <w:rPr>
          <w:rFonts w:cstheme="majorBidi"/>
          <w:color w:val="000000"/>
          <w:sz w:val="22"/>
          <w:szCs w:val="22"/>
        </w:rPr>
      </w:pPr>
      <w:r>
        <w:rPr>
          <w:rFonts w:cstheme="majorBidi"/>
          <w:color w:val="000000"/>
          <w:sz w:val="22"/>
          <w:szCs w:val="22"/>
        </w:rPr>
        <w:t>Comparison of number of fixations between both experts and novices.</w:t>
      </w:r>
    </w:p>
    <w:p w14:paraId="6AD0261F" w14:textId="77777777" w:rsidR="00232342" w:rsidRDefault="00232342" w:rsidP="00232342">
      <w:pPr>
        <w:spacing w:line="360" w:lineRule="auto"/>
        <w:rPr>
          <w:rFonts w:cstheme="majorBidi"/>
          <w:color w:val="000000"/>
          <w:sz w:val="22"/>
          <w:szCs w:val="22"/>
        </w:rPr>
      </w:pPr>
      <w:r>
        <w:rPr>
          <w:rFonts w:cstheme="majorBidi"/>
          <w:color w:val="000000"/>
          <w:sz w:val="22"/>
          <w:szCs w:val="22"/>
        </w:rPr>
        <w:t>Left is relevant, right is redundant</w:t>
      </w:r>
    </w:p>
    <w:p w14:paraId="4E536886" w14:textId="77777777" w:rsidR="00232342" w:rsidRDefault="00232342" w:rsidP="00232342">
      <w:pPr>
        <w:spacing w:line="360" w:lineRule="auto"/>
        <w:rPr>
          <w:rFonts w:cstheme="majorBidi"/>
          <w:color w:val="000000"/>
          <w:sz w:val="22"/>
          <w:szCs w:val="22"/>
        </w:rPr>
      </w:pPr>
      <w:r>
        <w:rPr>
          <w:rFonts w:cstheme="majorBidi"/>
          <w:noProof/>
          <w:color w:val="000000"/>
          <w:sz w:val="22"/>
          <w:szCs w:val="22"/>
          <w:lang w:bidi="he-IL"/>
        </w:rPr>
        <w:drawing>
          <wp:anchor distT="0" distB="0" distL="114300" distR="114300" simplePos="0" relativeHeight="251687936" behindDoc="1" locked="0" layoutInCell="1" allowOverlap="1" wp14:anchorId="652CB9C3" wp14:editId="7FDF4979">
            <wp:simplePos x="0" y="0"/>
            <wp:positionH relativeFrom="column">
              <wp:posOffset>0</wp:posOffset>
            </wp:positionH>
            <wp:positionV relativeFrom="paragraph">
              <wp:posOffset>1397</wp:posOffset>
            </wp:positionV>
            <wp:extent cx="2743200" cy="1828800"/>
            <wp:effectExtent l="0" t="0" r="0" b="0"/>
            <wp:wrapTight wrapText="bothSides">
              <wp:wrapPolygon edited="0">
                <wp:start x="0" y="0"/>
                <wp:lineTo x="0" y="21375"/>
                <wp:lineTo x="21450" y="21375"/>
                <wp:lineTo x="21450" y="0"/>
                <wp:lineTo x="0" y="0"/>
              </wp:wrapPolygon>
            </wp:wrapTight>
            <wp:docPr id="10" name="Picture 10" descr="C:\Users\u283203\AppData\Local\Microsoft\Windows\INetCache\Content.Word\countplot_relev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283203\AppData\Local\Microsoft\Windows\INetCache\Content.Word\countplot_relevant_fix_two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ajorBidi"/>
          <w:noProof/>
          <w:color w:val="000000"/>
          <w:sz w:val="22"/>
          <w:szCs w:val="22"/>
          <w:lang w:bidi="he-IL"/>
        </w:rPr>
        <w:drawing>
          <wp:anchor distT="0" distB="0" distL="114300" distR="114300" simplePos="0" relativeHeight="251688960" behindDoc="1" locked="0" layoutInCell="1" allowOverlap="1" wp14:anchorId="3412ACC8" wp14:editId="4B7B3804">
            <wp:simplePos x="0" y="0"/>
            <wp:positionH relativeFrom="column">
              <wp:posOffset>2840355</wp:posOffset>
            </wp:positionH>
            <wp:positionV relativeFrom="paragraph">
              <wp:posOffset>1270</wp:posOffset>
            </wp:positionV>
            <wp:extent cx="2743200" cy="1828800"/>
            <wp:effectExtent l="0" t="0" r="0" b="0"/>
            <wp:wrapTight wrapText="bothSides">
              <wp:wrapPolygon edited="0">
                <wp:start x="0" y="0"/>
                <wp:lineTo x="0" y="21375"/>
                <wp:lineTo x="21450" y="21375"/>
                <wp:lineTo x="21450" y="0"/>
                <wp:lineTo x="0" y="0"/>
              </wp:wrapPolygon>
            </wp:wrapTight>
            <wp:docPr id="11" name="Picture 11" descr="C:\Users\u283203\AppData\Local\Microsoft\Windows\INetCache\Content.Word\countplot_redundant_fix_two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283203\AppData\Local\Microsoft\Windows\INetCache\Content.Word\countplot_redundant_fix_twocla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DC0DB" w14:textId="77777777" w:rsidR="00232342" w:rsidRDefault="00232342" w:rsidP="00232342">
      <w:pPr>
        <w:rPr>
          <w:b/>
          <w:bCs/>
        </w:rPr>
      </w:pPr>
    </w:p>
    <w:p w14:paraId="063C8C25" w14:textId="77777777" w:rsidR="00232342" w:rsidRDefault="00232342" w:rsidP="00232342">
      <w:pPr>
        <w:rPr>
          <w:b/>
          <w:bCs/>
        </w:rPr>
      </w:pPr>
    </w:p>
    <w:p w14:paraId="5BD92136" w14:textId="77777777" w:rsidR="00232342" w:rsidRDefault="00232342" w:rsidP="00232342">
      <w:pPr>
        <w:rPr>
          <w:b/>
          <w:bCs/>
        </w:rPr>
      </w:pPr>
    </w:p>
    <w:p w14:paraId="33DBF02E" w14:textId="77777777" w:rsidR="00232342" w:rsidRDefault="00232342" w:rsidP="00232342">
      <w:pPr>
        <w:rPr>
          <w:b/>
          <w:bCs/>
        </w:rPr>
      </w:pPr>
    </w:p>
    <w:p w14:paraId="1799ED34" w14:textId="77777777" w:rsidR="00232342" w:rsidRDefault="00232342" w:rsidP="00232342">
      <w:pPr>
        <w:pStyle w:val="NoSpacing"/>
        <w:rPr>
          <w:rFonts w:asciiTheme="majorBidi" w:hAnsiTheme="majorBidi" w:cstheme="majorBidi"/>
          <w:bCs/>
        </w:rPr>
      </w:pPr>
    </w:p>
    <w:p w14:paraId="0823E852" w14:textId="1280A61D" w:rsidR="00232342" w:rsidRDefault="00232342" w:rsidP="00604EF7">
      <w:pPr>
        <w:spacing w:line="360" w:lineRule="auto"/>
        <w:ind w:firstLine="720"/>
        <w:rPr>
          <w:rFonts w:eastAsia="Calibri"/>
        </w:rPr>
      </w:pPr>
      <w:r>
        <w:rPr>
          <w:rFonts w:eastAsia="Calibri"/>
        </w:rPr>
        <w:t>Here we saw that fixation duration and, percentage of time looked at exitentry points, percentage of time looked at moveables and pixel coordinates where the best predictors for a certain class.</w:t>
      </w:r>
    </w:p>
    <w:p w14:paraId="6C715CB5" w14:textId="77777777" w:rsidR="00604EF7" w:rsidRPr="00604EF7" w:rsidRDefault="00604EF7" w:rsidP="00604EF7">
      <w:pPr>
        <w:spacing w:line="360" w:lineRule="auto"/>
        <w:ind w:firstLine="720"/>
        <w:rPr>
          <w:rFonts w:eastAsia="Calibri"/>
        </w:rPr>
      </w:pPr>
    </w:p>
    <w:p w14:paraId="27D03B76" w14:textId="57F6096F" w:rsidR="00FB1E13" w:rsidRDefault="00FB1E13">
      <w:pPr>
        <w:rPr>
          <w:rFonts w:cstheme="majorBidi"/>
          <w:color w:val="000000"/>
          <w:sz w:val="22"/>
          <w:szCs w:val="22"/>
        </w:rPr>
      </w:pPr>
    </w:p>
    <w:p w14:paraId="14D4D6BF" w14:textId="24087EC9" w:rsidR="00FB1E13" w:rsidRDefault="00FB1E13">
      <w:pPr>
        <w:rPr>
          <w:rFonts w:cstheme="majorBidi"/>
          <w:color w:val="000000"/>
          <w:sz w:val="22"/>
          <w:szCs w:val="22"/>
        </w:rPr>
      </w:pPr>
    </w:p>
    <w:p w14:paraId="45311615" w14:textId="6A4B269D" w:rsidR="00702FE8" w:rsidRPr="00702FE8" w:rsidRDefault="00702FE8" w:rsidP="00702FE8">
      <w:pPr>
        <w:rPr>
          <w:rFonts w:cstheme="majorBidi"/>
          <w:b/>
          <w:bCs/>
          <w:i/>
          <w:iCs/>
          <w:color w:val="000000"/>
        </w:rPr>
      </w:pPr>
    </w:p>
    <w:p w14:paraId="4C0F62D2" w14:textId="77777777" w:rsidR="009B6ABC" w:rsidRDefault="009B6ABC" w:rsidP="00E12DA4">
      <w:pPr>
        <w:spacing w:after="160" w:line="259" w:lineRule="auto"/>
        <w:rPr>
          <w:b/>
          <w:sz w:val="22"/>
          <w:szCs w:val="22"/>
        </w:rPr>
      </w:pPr>
    </w:p>
    <w:p w14:paraId="2A535F86" w14:textId="77777777" w:rsidR="00E12DA4" w:rsidRDefault="00E12DA4" w:rsidP="00E12DA4">
      <w:pPr>
        <w:spacing w:after="160" w:line="259" w:lineRule="auto"/>
        <w:rPr>
          <w:b/>
          <w:sz w:val="22"/>
          <w:szCs w:val="22"/>
        </w:rPr>
      </w:pPr>
    </w:p>
    <w:p w14:paraId="5B8453D9" w14:textId="77777777" w:rsidR="00E12DA4" w:rsidRDefault="00E12DA4" w:rsidP="00E12DA4">
      <w:pPr>
        <w:spacing w:after="160" w:line="259" w:lineRule="auto"/>
        <w:rPr>
          <w:b/>
          <w:sz w:val="22"/>
          <w:szCs w:val="22"/>
        </w:rPr>
      </w:pPr>
    </w:p>
    <w:p w14:paraId="054EF725" w14:textId="77777777" w:rsidR="009B6ABC" w:rsidRDefault="009B6ABC">
      <w:pPr>
        <w:spacing w:after="160" w:line="259" w:lineRule="auto"/>
        <w:jc w:val="center"/>
        <w:rPr>
          <w:b/>
          <w:sz w:val="22"/>
          <w:szCs w:val="22"/>
        </w:rPr>
      </w:pPr>
    </w:p>
    <w:p w14:paraId="7C40C938" w14:textId="77777777" w:rsidR="00E12DA4" w:rsidRDefault="00E12DA4">
      <w:pPr>
        <w:rPr>
          <w:b/>
          <w:sz w:val="22"/>
          <w:szCs w:val="22"/>
        </w:rPr>
      </w:pPr>
      <w:r>
        <w:rPr>
          <w:b/>
          <w:sz w:val="22"/>
          <w:szCs w:val="22"/>
        </w:rPr>
        <w:br w:type="page"/>
      </w:r>
    </w:p>
    <w:p w14:paraId="416C0CA6" w14:textId="7DD399AB" w:rsidR="009B6ABC" w:rsidRDefault="00852710">
      <w:pPr>
        <w:jc w:val="center"/>
        <w:rPr>
          <w:b/>
          <w:sz w:val="22"/>
          <w:szCs w:val="22"/>
        </w:rPr>
      </w:pPr>
      <w:r>
        <w:rPr>
          <w:b/>
          <w:sz w:val="22"/>
          <w:szCs w:val="22"/>
        </w:rPr>
        <w:lastRenderedPageBreak/>
        <w:t>Discussion</w:t>
      </w:r>
    </w:p>
    <w:p w14:paraId="261ABB8E" w14:textId="77777777" w:rsidR="00190227" w:rsidRDefault="00190227">
      <w:pPr>
        <w:jc w:val="center"/>
        <w:rPr>
          <w:b/>
          <w:sz w:val="22"/>
          <w:szCs w:val="22"/>
        </w:rPr>
      </w:pPr>
    </w:p>
    <w:p w14:paraId="6A9A0961" w14:textId="77777777" w:rsidR="00190227" w:rsidRDefault="00190227">
      <w:pPr>
        <w:jc w:val="center"/>
        <w:rPr>
          <w:b/>
          <w:sz w:val="22"/>
          <w:szCs w:val="22"/>
        </w:rPr>
      </w:pPr>
    </w:p>
    <w:p w14:paraId="2B6409BC" w14:textId="77777777" w:rsidR="00190227" w:rsidRDefault="00190227" w:rsidP="00190227">
      <w:pPr>
        <w:rPr>
          <w:i/>
          <w:iCs/>
        </w:rPr>
      </w:pPr>
      <w:r w:rsidRPr="00232342">
        <w:rPr>
          <w:i/>
          <w:iCs/>
        </w:rPr>
        <w:t>KNN and PCA are distance based methods and therefore perform better if everything is scaled. Two methods were performed. MM versus STD and while the trajectory looks different. They arrive at the same amount of PCAs.</w:t>
      </w:r>
    </w:p>
    <w:p w14:paraId="3266C36D" w14:textId="77777777" w:rsidR="00190227" w:rsidRDefault="00190227">
      <w:pPr>
        <w:jc w:val="center"/>
        <w:rPr>
          <w:b/>
          <w:sz w:val="22"/>
          <w:szCs w:val="22"/>
        </w:rPr>
      </w:pPr>
    </w:p>
    <w:p w14:paraId="37D642AB" w14:textId="77777777" w:rsidR="00190227" w:rsidRDefault="00190227">
      <w:pPr>
        <w:jc w:val="center"/>
        <w:rPr>
          <w:b/>
          <w:sz w:val="22"/>
          <w:szCs w:val="22"/>
        </w:rPr>
      </w:pPr>
    </w:p>
    <w:p w14:paraId="31C87E00" w14:textId="77777777" w:rsidR="00190227" w:rsidRDefault="00190227">
      <w:pPr>
        <w:jc w:val="center"/>
        <w:rPr>
          <w:b/>
          <w:sz w:val="22"/>
          <w:szCs w:val="22"/>
        </w:rPr>
      </w:pPr>
    </w:p>
    <w:p w14:paraId="7396A4B5" w14:textId="77777777" w:rsidR="00190227" w:rsidRDefault="00190227">
      <w:pPr>
        <w:jc w:val="center"/>
        <w:rPr>
          <w:b/>
          <w:sz w:val="22"/>
          <w:szCs w:val="22"/>
        </w:rPr>
      </w:pPr>
    </w:p>
    <w:p w14:paraId="692E1DB6" w14:textId="77777777" w:rsidR="009B6ABC" w:rsidRDefault="00852710">
      <w:pPr>
        <w:numPr>
          <w:ilvl w:val="0"/>
          <w:numId w:val="3"/>
        </w:numPr>
        <w:contextualSpacing/>
        <w:rPr>
          <w:sz w:val="22"/>
          <w:szCs w:val="22"/>
        </w:rPr>
      </w:pPr>
      <w:r>
        <w:rPr>
          <w:sz w:val="22"/>
          <w:szCs w:val="22"/>
        </w:rPr>
        <w:t>It is unclear whether the eye measurement differences are really symptoms of a better csi. While the methods used in this research point out which eye movement patterns are important and which eye movement pattern measures are consistently different between experts and novice csi.  It remains unclear to which extent these measurements reflect upon certain acquired skill.</w:t>
      </w:r>
    </w:p>
    <w:p w14:paraId="2936AE0E" w14:textId="77777777" w:rsidR="009B6ABC" w:rsidRDefault="00852710">
      <w:pPr>
        <w:numPr>
          <w:ilvl w:val="0"/>
          <w:numId w:val="3"/>
        </w:numPr>
        <w:contextualSpacing/>
        <w:rPr>
          <w:sz w:val="22"/>
          <w:szCs w:val="22"/>
        </w:rPr>
      </w:pPr>
      <w:r>
        <w:rPr>
          <w:sz w:val="22"/>
          <w:szCs w:val="22"/>
        </w:rPr>
        <w:t>The premises of these theories resonates by moderating the expertise effect. When visual stimuli contain an abundance of information. In contrast to novices, experts can rely on mental cues encapsulated in the long term working memory while processing information (Gegenfurtner, Lehtinen &amp; Saljo, 2011). Hence redundant information and in visual stimuli is disadvantageous to novices.</w:t>
      </w:r>
    </w:p>
    <w:p w14:paraId="31C007E2" w14:textId="77777777" w:rsidR="009B6ABC" w:rsidRDefault="00852710">
      <w:pPr>
        <w:numPr>
          <w:ilvl w:val="0"/>
          <w:numId w:val="3"/>
        </w:numPr>
        <w:contextualSpacing/>
        <w:rPr>
          <w:sz w:val="22"/>
          <w:szCs w:val="22"/>
        </w:rPr>
      </w:pPr>
      <w:r>
        <w:rPr>
          <w:color w:val="DDD9C3" w:themeColor="background2" w:themeShade="E6"/>
          <w:sz w:val="22"/>
          <w:szCs w:val="22"/>
        </w:rPr>
        <w:t>A second aspect that can modify the gap between experts and novice eye movement patterns is the nature of the task. In eyetracking research a variety of different tasks have been used without keeping account for the influence of task complexity on detected difference sizes ( Gegenfurther et al., 2011).</w:t>
      </w:r>
    </w:p>
    <w:p w14:paraId="2EFB36CE" w14:textId="77777777" w:rsidR="009B6ABC" w:rsidRDefault="00852710">
      <w:pPr>
        <w:numPr>
          <w:ilvl w:val="0"/>
          <w:numId w:val="3"/>
        </w:numPr>
        <w:contextualSpacing/>
        <w:rPr>
          <w:sz w:val="22"/>
          <w:szCs w:val="22"/>
        </w:rPr>
      </w:pPr>
      <w:r>
        <w:t>Why is such an approach to skill assessment important? It is critical to assess surgeon skill for a number of reasons. Objective measurement of skill is necessary to monitor the progression throughout surgical training programs and a prerequisite for meaningful credentialing. Ensuring surgical skill and competency is critical to limit the incidence of iatrogenic injury and medical errors, which are alarmingly common.1 Unfortunately, however, the assessment of surgical skill remains a rudimentary science. Currently, the best available method appears to be direct observation of operative performance with a global rating scale.32 While this method has validity, direct observation is subject to biases, requires expert “judges” to be present, and is associated with significant time demand. Richstone et al (2010)</w:t>
      </w:r>
      <w:r>
        <w:rPr>
          <w:sz w:val="22"/>
          <w:szCs w:val="22"/>
        </w:rPr>
        <w:br/>
      </w:r>
    </w:p>
    <w:p w14:paraId="76723E2C" w14:textId="77777777" w:rsidR="009B6ABC" w:rsidRDefault="00852710">
      <w:pPr>
        <w:contextualSpacing/>
        <w:rPr>
          <w:sz w:val="22"/>
          <w:szCs w:val="22"/>
        </w:rPr>
      </w:pPr>
      <w:r>
        <w:rPr>
          <w:b/>
          <w:bCs/>
          <w:sz w:val="22"/>
          <w:szCs w:val="22"/>
        </w:rPr>
        <w:t>Possible implications</w:t>
      </w:r>
    </w:p>
    <w:p w14:paraId="17C806D0" w14:textId="77777777" w:rsidR="009B6ABC" w:rsidRDefault="00852710">
      <w:pPr>
        <w:numPr>
          <w:ilvl w:val="0"/>
          <w:numId w:val="3"/>
        </w:numPr>
        <w:contextualSpacing/>
        <w:rPr>
          <w:sz w:val="22"/>
          <w:szCs w:val="22"/>
        </w:rPr>
      </w:pPr>
      <w:r>
        <w:rPr>
          <w:sz w:val="22"/>
          <w:szCs w:val="22"/>
        </w:rPr>
        <w:t>: information reduction theory (might extend to csi since dynamics are similar). Lessons can be drawn from studies in which scanning behaviors can be used for novices to adopt. Mostly oculomotor eye movement parameters can be used in teaching.</w:t>
      </w:r>
    </w:p>
    <w:p w14:paraId="6FBA1188" w14:textId="77777777" w:rsidR="009B6ABC" w:rsidRDefault="009B6ABC">
      <w:pPr>
        <w:rPr>
          <w:sz w:val="22"/>
          <w:szCs w:val="22"/>
        </w:rPr>
      </w:pPr>
    </w:p>
    <w:p w14:paraId="503F828B" w14:textId="77777777" w:rsidR="009B6ABC" w:rsidRDefault="00852710">
      <w:pPr>
        <w:rPr>
          <w:b/>
          <w:sz w:val="22"/>
          <w:szCs w:val="22"/>
        </w:rPr>
      </w:pPr>
      <w:r>
        <w:rPr>
          <w:b/>
          <w:sz w:val="22"/>
          <w:szCs w:val="22"/>
        </w:rPr>
        <w:t>Further research</w:t>
      </w:r>
    </w:p>
    <w:p w14:paraId="2F7FFD51" w14:textId="77777777" w:rsidR="009B6ABC" w:rsidRDefault="00852710">
      <w:pPr>
        <w:numPr>
          <w:ilvl w:val="0"/>
          <w:numId w:val="2"/>
        </w:numPr>
        <w:contextualSpacing/>
        <w:rPr>
          <w:sz w:val="22"/>
          <w:szCs w:val="22"/>
        </w:rPr>
      </w:pPr>
      <w:r>
        <w:rPr>
          <w:sz w:val="22"/>
          <w:szCs w:val="22"/>
        </w:rPr>
        <w:t>Evaluate the measures on a bigger dataset with more participants and see if they are also consistent there.</w:t>
      </w:r>
    </w:p>
    <w:p w14:paraId="5C25D8B4" w14:textId="77777777" w:rsidR="009B6ABC" w:rsidRDefault="00852710">
      <w:pPr>
        <w:numPr>
          <w:ilvl w:val="0"/>
          <w:numId w:val="2"/>
        </w:numPr>
        <w:contextualSpacing/>
        <w:rPr>
          <w:sz w:val="22"/>
          <w:szCs w:val="22"/>
        </w:rPr>
      </w:pPr>
      <w:r>
        <w:rPr>
          <w:sz w:val="22"/>
          <w:szCs w:val="22"/>
        </w:rPr>
        <w:t>include event-driven approach in your research.</w:t>
      </w:r>
    </w:p>
    <w:p w14:paraId="32F747C9" w14:textId="77777777" w:rsidR="009B6ABC" w:rsidRDefault="00852710">
      <w:pPr>
        <w:spacing w:line="276" w:lineRule="auto"/>
        <w:rPr>
          <w:rFonts w:eastAsia="Arial"/>
          <w:b/>
          <w:sz w:val="22"/>
          <w:szCs w:val="22"/>
        </w:rPr>
      </w:pPr>
      <w:r>
        <w:rPr>
          <w:rFonts w:eastAsia="Arial"/>
          <w:b/>
          <w:sz w:val="22"/>
          <w:szCs w:val="22"/>
        </w:rPr>
        <w:t>Limitations</w:t>
      </w:r>
    </w:p>
    <w:p w14:paraId="5389AE0E" w14:textId="77777777" w:rsidR="009B6ABC" w:rsidRDefault="009B6ABC">
      <w:pPr>
        <w:spacing w:line="276" w:lineRule="auto"/>
        <w:rPr>
          <w:rFonts w:eastAsia="Arial"/>
          <w:sz w:val="22"/>
          <w:szCs w:val="22"/>
        </w:rPr>
      </w:pPr>
    </w:p>
    <w:p w14:paraId="63E7263A"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 xml:space="preserve">First, </w:t>
      </w:r>
      <w:r>
        <w:rPr>
          <w:rFonts w:eastAsia="Arial"/>
          <w:b/>
          <w:color w:val="505050"/>
          <w:sz w:val="22"/>
          <w:szCs w:val="22"/>
        </w:rPr>
        <w:t xml:space="preserve">participants in this study were sampled from a fixed geographical </w:t>
      </w:r>
      <w:r>
        <w:rPr>
          <w:rFonts w:eastAsia="Arial"/>
          <w:color w:val="505050"/>
          <w:sz w:val="22"/>
          <w:szCs w:val="22"/>
        </w:rPr>
        <w:t xml:space="preserve">location, which confines the above conclusions to a single cohort, and therefore not necessarily representative of the entire population of crime scene examiners. </w:t>
      </w:r>
    </w:p>
    <w:p w14:paraId="35B2626D" w14:textId="77777777" w:rsidR="009B6ABC" w:rsidRDefault="00852710">
      <w:pPr>
        <w:pStyle w:val="ListParagraph"/>
        <w:numPr>
          <w:ilvl w:val="0"/>
          <w:numId w:val="4"/>
        </w:numPr>
        <w:spacing w:line="360" w:lineRule="auto"/>
        <w:rPr>
          <w:rFonts w:ascii="Times New Roman" w:hAnsi="Times New Roman" w:cs="Times New Roman"/>
          <w:color w:val="000000"/>
        </w:rPr>
      </w:pPr>
      <w:r>
        <w:rPr>
          <w:rFonts w:ascii="Times New Roman" w:hAnsi="Times New Roman" w:cs="Times New Roman"/>
          <w:color w:val="000000"/>
        </w:rPr>
        <w:lastRenderedPageBreak/>
        <w:t>One of the main problems with research in the expert novice paradigm is the scarcity of experts.</w:t>
      </w:r>
    </w:p>
    <w:p w14:paraId="2CD97B18" w14:textId="77777777" w:rsidR="002C3E52" w:rsidRDefault="002C3E52" w:rsidP="002C3E52">
      <w:pPr>
        <w:rPr>
          <w:bCs/>
          <w:sz w:val="20"/>
          <w:szCs w:val="36"/>
        </w:rPr>
      </w:pPr>
      <w:r>
        <w:rPr>
          <w:bCs/>
          <w:sz w:val="20"/>
          <w:szCs w:val="36"/>
        </w:rPr>
        <w:t>Mills et al.,   (good example paper to describe methods section)</w:t>
      </w:r>
    </w:p>
    <w:p w14:paraId="2E540D7A" w14:textId="77777777" w:rsidR="002C3E52" w:rsidRDefault="00B97CDE" w:rsidP="002C3E52">
      <w:hyperlink r:id="rId42">
        <w:r w:rsidR="002C3E52">
          <w:rPr>
            <w:rStyle w:val="InternetLink"/>
            <w:bCs/>
            <w:sz w:val="20"/>
            <w:szCs w:val="36"/>
          </w:rPr>
          <w:t>http://www.educationaldatamining.org/EDM2016/proceedings/paper_143.pdf</w:t>
        </w:r>
      </w:hyperlink>
    </w:p>
    <w:p w14:paraId="6995DF47" w14:textId="77777777" w:rsidR="002C3E52" w:rsidRDefault="002C3E52" w:rsidP="002C3E52">
      <w:pPr>
        <w:pStyle w:val="ListParagraph"/>
        <w:numPr>
          <w:ilvl w:val="0"/>
          <w:numId w:val="4"/>
        </w:numPr>
        <w:spacing w:after="0" w:line="240" w:lineRule="auto"/>
        <w:rPr>
          <w:rFonts w:ascii="Times New Roman" w:eastAsia="Times New Roman" w:hAnsi="Times New Roman" w:cs="Times New Roman"/>
          <w:sz w:val="20"/>
          <w:szCs w:val="36"/>
          <w:lang w:bidi="ar-SA"/>
        </w:rPr>
      </w:pPr>
      <w:r>
        <w:rPr>
          <w:rFonts w:ascii="Times New Roman" w:eastAsia="Times New Roman" w:hAnsi="Times New Roman" w:cs="Times New Roman"/>
          <w:sz w:val="20"/>
          <w:szCs w:val="36"/>
          <w:lang w:bidi="ar-SA"/>
        </w:rPr>
        <w:t>Feature selection was used on the training set of each crossvalidation fold (see below). Features were ranked using correlation-based feature selection (CFS) [15] from Weka and the top 30%, 50%, or 80% of features ranked were retained.</w:t>
      </w:r>
    </w:p>
    <w:p w14:paraId="35A39E74" w14:textId="77777777" w:rsidR="002C3E52" w:rsidRDefault="002C3E52" w:rsidP="002C3E52">
      <w:pPr>
        <w:rPr>
          <w:sz w:val="20"/>
          <w:szCs w:val="36"/>
        </w:rPr>
      </w:pPr>
    </w:p>
    <w:p w14:paraId="07BAF58B" w14:textId="2A6A9017" w:rsidR="002C3E52" w:rsidRPr="002C3E52" w:rsidRDefault="002C3E52" w:rsidP="002C3E52">
      <w:pPr>
        <w:rPr>
          <w:sz w:val="20"/>
          <w:szCs w:val="36"/>
        </w:rPr>
      </w:pPr>
      <w:r>
        <w:rPr>
          <w:sz w:val="20"/>
          <w:szCs w:val="36"/>
        </w:rPr>
        <w:t>Other methods for feature_selection could have been tried.</w:t>
      </w:r>
    </w:p>
    <w:p w14:paraId="261FCBC8" w14:textId="0B28E367" w:rsidR="002C3E52" w:rsidRDefault="00B345F5" w:rsidP="00B345F5">
      <w:pPr>
        <w:spacing w:line="360" w:lineRule="auto"/>
        <w:rPr>
          <w:color w:val="000000"/>
        </w:rPr>
      </w:pPr>
      <w:r>
        <w:rPr>
          <w:color w:val="000000"/>
        </w:rPr>
        <w:t>Future research</w:t>
      </w:r>
    </w:p>
    <w:p w14:paraId="113A7861" w14:textId="7F70BBE5" w:rsidR="00B345F5" w:rsidRPr="00B345F5" w:rsidRDefault="00B345F5" w:rsidP="00B345F5">
      <w:pPr>
        <w:pStyle w:val="ListParagraph"/>
        <w:numPr>
          <w:ilvl w:val="0"/>
          <w:numId w:val="6"/>
        </w:numPr>
        <w:spacing w:line="360" w:lineRule="auto"/>
        <w:rPr>
          <w:color w:val="000000"/>
        </w:rPr>
      </w:pPr>
      <w:r>
        <w:rPr>
          <w:color w:val="000000"/>
        </w:rPr>
        <w:t xml:space="preserve">Future research can extend the followed methodology by aggregating per participant per image. The models that were trained locally evaluated class based on </w:t>
      </w:r>
      <w:r w:rsidRPr="00B345F5">
        <w:rPr>
          <w:b/>
          <w:bCs/>
          <w:color w:val="000000"/>
        </w:rPr>
        <w:t>losse</w:t>
      </w:r>
      <w:r>
        <w:rPr>
          <w:b/>
          <w:bCs/>
          <w:color w:val="000000"/>
        </w:rPr>
        <w:t xml:space="preserve"> </w:t>
      </w:r>
      <w:r>
        <w:rPr>
          <w:color w:val="000000"/>
        </w:rPr>
        <w:t xml:space="preserve">fixations. </w:t>
      </w:r>
    </w:p>
    <w:p w14:paraId="1776C3E5" w14:textId="77777777" w:rsidR="009B6ABC" w:rsidRDefault="009B6ABC">
      <w:pPr>
        <w:spacing w:line="276" w:lineRule="auto"/>
        <w:ind w:left="720"/>
        <w:contextualSpacing/>
        <w:rPr>
          <w:rFonts w:eastAsia="Arial"/>
          <w:color w:val="505050"/>
          <w:sz w:val="22"/>
          <w:szCs w:val="22"/>
        </w:rPr>
      </w:pPr>
    </w:p>
    <w:p w14:paraId="4245E8EE" w14:textId="77777777" w:rsidR="009B6ABC" w:rsidRDefault="00852710">
      <w:pPr>
        <w:numPr>
          <w:ilvl w:val="0"/>
          <w:numId w:val="4"/>
        </w:numPr>
        <w:spacing w:line="276" w:lineRule="auto"/>
        <w:contextualSpacing/>
        <w:rPr>
          <w:rFonts w:eastAsia="Arial"/>
          <w:color w:val="505050"/>
          <w:sz w:val="22"/>
          <w:szCs w:val="22"/>
        </w:rPr>
      </w:pPr>
      <w:r>
        <w:rPr>
          <w:rFonts w:eastAsia="Arial"/>
          <w:b/>
          <w:color w:val="505050"/>
          <w:sz w:val="22"/>
          <w:szCs w:val="22"/>
        </w:rPr>
        <w:t xml:space="preserve">variability of real crime scenes </w:t>
      </w:r>
      <w:r>
        <w:rPr>
          <w:rFonts w:eastAsia="Arial"/>
          <w:color w:val="505050"/>
          <w:sz w:val="22"/>
          <w:szCs w:val="22"/>
        </w:rPr>
        <w:t>Third, a homicide/shooting reconstruction scene was evaluated, and as such, the results found here may not be transferable to all types of crimes (note that 22 of the 32 participants in this study (69%) reported experience with shooting scenes).</w:t>
      </w:r>
    </w:p>
    <w:p w14:paraId="0F05C9E8" w14:textId="77777777" w:rsidR="009B6ABC" w:rsidRDefault="00852710">
      <w:pPr>
        <w:numPr>
          <w:ilvl w:val="0"/>
          <w:numId w:val="4"/>
        </w:numPr>
        <w:spacing w:line="276" w:lineRule="auto"/>
        <w:contextualSpacing/>
        <w:rPr>
          <w:rFonts w:eastAsia="Arial"/>
          <w:color w:val="505050"/>
          <w:sz w:val="22"/>
          <w:szCs w:val="22"/>
        </w:rPr>
      </w:pPr>
      <w:r>
        <w:rPr>
          <w:rFonts w:eastAsia="Arial"/>
          <w:color w:val="505050"/>
          <w:sz w:val="22"/>
          <w:szCs w:val="22"/>
        </w:rPr>
        <w:t>Only focus on subset of eye gaze information the direct parameters. while there are others such as spatial distribution, string-based and geometric and probabilistic approaches.</w:t>
      </w:r>
    </w:p>
    <w:p w14:paraId="6C1F7BC8" w14:textId="77777777" w:rsidR="009B6ABC" w:rsidRDefault="00852710">
      <w:pPr>
        <w:numPr>
          <w:ilvl w:val="0"/>
          <w:numId w:val="4"/>
        </w:numPr>
        <w:spacing w:line="276" w:lineRule="auto"/>
        <w:contextualSpacing/>
        <w:rPr>
          <w:sz w:val="22"/>
          <w:szCs w:val="22"/>
        </w:rPr>
      </w:pPr>
      <w:r>
        <w:rPr>
          <w:sz w:val="22"/>
          <w:szCs w:val="22"/>
        </w:rPr>
        <w:t>this was data driven maybe because (pro’s of event driven as opposed to data driven [find out what they are]) were prevalent in this study.</w:t>
      </w:r>
    </w:p>
    <w:p w14:paraId="0EDC91D5" w14:textId="77777777" w:rsidR="009B6ABC" w:rsidRDefault="009B6ABC">
      <w:pPr>
        <w:spacing w:line="276" w:lineRule="auto"/>
        <w:ind w:left="720"/>
        <w:rPr>
          <w:sz w:val="22"/>
          <w:szCs w:val="22"/>
        </w:rPr>
      </w:pPr>
    </w:p>
    <w:p w14:paraId="3ED35AB1" w14:textId="77777777" w:rsidR="009B6ABC" w:rsidRDefault="00852710">
      <w:pPr>
        <w:pStyle w:val="ListParagraph"/>
        <w:numPr>
          <w:ilvl w:val="0"/>
          <w:numId w:val="5"/>
        </w:numPr>
        <w:spacing w:after="0" w:line="276" w:lineRule="auto"/>
      </w:pPr>
      <w:r>
        <w:rPr>
          <w:rFonts w:ascii="Times New Roman" w:hAnsi="Times New Roman" w:cs="Times New Roman"/>
          <w:color w:val="333333"/>
          <w:shd w:val="clear" w:color="auto" w:fill="FFFFFF"/>
        </w:rPr>
        <w:t>[why the mobile eyetracking might not show good results.] such as the spatial bias to the center region </w:t>
      </w:r>
      <w:hyperlink r:id="rId43" w:anchor="pcbi.1000791-Tatler1" w:history="1">
        <w:r>
          <w:rPr>
            <w:rStyle w:val="InternetLink"/>
            <w:rFonts w:ascii="Times New Roman" w:hAnsi="Times New Roman" w:cs="Times New Roman"/>
            <w:color w:val="3C63AF"/>
            <w:highlight w:val="white"/>
          </w:rPr>
          <w:t>[7]</w:t>
        </w:r>
      </w:hyperlink>
      <w:r>
        <w:rPr>
          <w:rFonts w:ascii="Times New Roman" w:hAnsi="Times New Roman" w:cs="Times New Roman"/>
          <w:color w:val="333333"/>
          <w:shd w:val="clear" w:color="auto" w:fill="FFFFFF"/>
        </w:rPr>
        <w:t> and geometric properties of saccades </w:t>
      </w:r>
      <w:hyperlink r:id="rId44" w:anchor="pcbi.1000791-Brockmann1" w:history="1">
        <w:r>
          <w:rPr>
            <w:rStyle w:val="InternetLink"/>
            <w:rFonts w:ascii="Times New Roman" w:hAnsi="Times New Roman" w:cs="Times New Roman"/>
            <w:color w:val="3C63AF"/>
            <w:highlight w:val="white"/>
          </w:rPr>
          <w:t>[8]</w:t>
        </w:r>
      </w:hyperlink>
    </w:p>
    <w:p w14:paraId="4D4B08A0" w14:textId="77777777" w:rsidR="009B6ABC" w:rsidRDefault="009B6ABC">
      <w:pPr>
        <w:pStyle w:val="Heading1"/>
        <w:jc w:val="left"/>
        <w:rPr>
          <w:sz w:val="22"/>
          <w:szCs w:val="22"/>
        </w:rPr>
      </w:pPr>
      <w:bookmarkStart w:id="42" w:name="_2p5ap8275zy"/>
      <w:bookmarkEnd w:id="42"/>
    </w:p>
    <w:p w14:paraId="5296B12C" w14:textId="77777777" w:rsidR="009B6ABC" w:rsidRDefault="00852710">
      <w:pPr>
        <w:spacing w:line="360" w:lineRule="auto"/>
        <w:rPr>
          <w:i/>
          <w:iCs/>
          <w:color w:val="000000"/>
          <w:sz w:val="22"/>
          <w:szCs w:val="22"/>
        </w:rPr>
      </w:pPr>
      <w:r>
        <w:rPr>
          <w:i/>
          <w:iCs/>
          <w:color w:val="000000"/>
          <w:sz w:val="22"/>
          <w:szCs w:val="22"/>
        </w:rPr>
        <w:t xml:space="preserve">Implications: </w:t>
      </w:r>
    </w:p>
    <w:p w14:paraId="7A17D706" w14:textId="77777777" w:rsidR="009B6ABC" w:rsidRDefault="00852710">
      <w:pPr>
        <w:pStyle w:val="ListParagraph"/>
        <w:numPr>
          <w:ilvl w:val="0"/>
          <w:numId w:val="8"/>
        </w:numPr>
        <w:spacing w:line="360" w:lineRule="auto"/>
        <w:rPr>
          <w:i/>
          <w:iCs/>
          <w:color w:val="000000"/>
        </w:rPr>
      </w:pPr>
      <w:r>
        <w:rPr>
          <w:i/>
          <w:iCs/>
          <w:color w:val="000000"/>
        </w:rPr>
        <w:t>Standardized surgical skills test in a trainer or simulator or alternatively submit eye metric performances for certification or review Richstone et al 201</w:t>
      </w:r>
    </w:p>
    <w:p w14:paraId="7FA0EC8C" w14:textId="77777777" w:rsidR="009B6ABC" w:rsidRDefault="009B6ABC">
      <w:pPr>
        <w:spacing w:line="360" w:lineRule="auto"/>
        <w:ind w:left="360"/>
        <w:rPr>
          <w:i/>
          <w:iCs/>
          <w:color w:val="000000"/>
        </w:rPr>
      </w:pPr>
    </w:p>
    <w:p w14:paraId="5B9FC24D" w14:textId="77777777" w:rsidR="009B6ABC" w:rsidRDefault="00852710">
      <w:pPr>
        <w:spacing w:line="360" w:lineRule="auto"/>
        <w:ind w:left="360"/>
        <w:rPr>
          <w:i/>
          <w:iCs/>
          <w:color w:val="000000"/>
        </w:rPr>
      </w:pPr>
      <w:r>
        <w:rPr>
          <w:i/>
          <w:iCs/>
          <w:color w:val="000000"/>
        </w:rPr>
        <w:t>[Extra]</w:t>
      </w:r>
    </w:p>
    <w:p w14:paraId="1AEDDF2A" w14:textId="77777777" w:rsidR="009B6ABC" w:rsidRDefault="00852710">
      <w:pPr>
        <w:spacing w:after="160" w:line="259" w:lineRule="auto"/>
        <w:rPr>
          <w:b/>
          <w:color w:val="000000"/>
          <w:sz w:val="22"/>
          <w:szCs w:val="22"/>
          <w:lang w:bidi="he-IL"/>
        </w:rPr>
      </w:pPr>
      <w:r>
        <w:rPr>
          <w:rFonts w:cstheme="majorBidi"/>
          <w:sz w:val="22"/>
          <w:szCs w:val="22"/>
        </w:rPr>
        <w:t xml:space="preserve">In accordance with the long-term working memory theory we hypothesize that experts in the CSI domain display overall shorter fixation duration </w:t>
      </w:r>
      <w:r>
        <w:rPr>
          <w:rFonts w:cstheme="majorBidi"/>
          <w:b/>
          <w:bCs/>
          <w:sz w:val="22"/>
          <w:szCs w:val="22"/>
        </w:rPr>
        <w:t>h1</w:t>
      </w:r>
      <w:r>
        <w:rPr>
          <w:rFonts w:cstheme="majorBidi"/>
          <w:sz w:val="22"/>
          <w:szCs w:val="22"/>
        </w:rPr>
        <w:t>.</w:t>
      </w:r>
    </w:p>
    <w:p w14:paraId="329703E8" w14:textId="77777777" w:rsidR="009B6ABC" w:rsidRDefault="009B6ABC">
      <w:pPr>
        <w:spacing w:after="160" w:line="259" w:lineRule="auto"/>
        <w:rPr>
          <w:b/>
          <w:color w:val="000000"/>
          <w:sz w:val="22"/>
          <w:szCs w:val="22"/>
          <w:lang w:bidi="he-IL"/>
        </w:rPr>
      </w:pPr>
    </w:p>
    <w:p w14:paraId="667DB737" w14:textId="77777777" w:rsidR="009B6ABC" w:rsidRDefault="00852710">
      <w:pPr>
        <w:spacing w:line="360" w:lineRule="auto"/>
        <w:rPr>
          <w:rFonts w:asciiTheme="majorBidi" w:hAnsiTheme="majorBidi" w:cstheme="majorBidi"/>
          <w:sz w:val="22"/>
          <w:szCs w:val="22"/>
        </w:rPr>
      </w:pPr>
      <w:r>
        <w:rPr>
          <w:rFonts w:cstheme="majorBidi"/>
          <w:sz w:val="22"/>
          <w:szCs w:val="22"/>
        </w:rPr>
        <w:t xml:space="preserve">In accordance with the holistic approach to perception we estimate that expert CSIs will have shorter saccade amplitudes and need shorter time to fixate their first. </w:t>
      </w:r>
    </w:p>
    <w:p w14:paraId="7FEAB44F" w14:textId="77777777" w:rsidR="009B6ABC" w:rsidRDefault="009B6ABC">
      <w:pPr>
        <w:spacing w:after="160" w:line="259" w:lineRule="auto"/>
        <w:rPr>
          <w:b/>
          <w:color w:val="000000"/>
          <w:sz w:val="22"/>
          <w:szCs w:val="22"/>
          <w:lang w:bidi="he-IL"/>
        </w:rPr>
      </w:pPr>
    </w:p>
    <w:p w14:paraId="6A143A26" w14:textId="77777777" w:rsidR="009B6ABC" w:rsidRDefault="009B6ABC">
      <w:pPr>
        <w:spacing w:after="160" w:line="259" w:lineRule="auto"/>
        <w:rPr>
          <w:b/>
          <w:color w:val="000000"/>
          <w:sz w:val="22"/>
          <w:szCs w:val="22"/>
          <w:lang w:bidi="he-IL"/>
        </w:rPr>
      </w:pPr>
    </w:p>
    <w:p w14:paraId="2507C2F6" w14:textId="77777777" w:rsidR="009B6ABC" w:rsidRDefault="00852710">
      <w:pPr>
        <w:spacing w:after="160" w:line="259" w:lineRule="auto"/>
        <w:rPr>
          <w:b/>
          <w:color w:val="000000"/>
          <w:sz w:val="22"/>
          <w:szCs w:val="22"/>
          <w:lang w:bidi="he-IL"/>
        </w:rPr>
      </w:pPr>
      <w:r>
        <w:br w:type="page"/>
      </w:r>
    </w:p>
    <w:p w14:paraId="35CF1436" w14:textId="77777777" w:rsidR="009B6ABC" w:rsidRDefault="00852710">
      <w:pPr>
        <w:pStyle w:val="Heading1"/>
        <w:rPr>
          <w:sz w:val="22"/>
          <w:szCs w:val="22"/>
        </w:rPr>
      </w:pPr>
      <w:bookmarkStart w:id="43" w:name="_Toc528962849"/>
      <w:bookmarkEnd w:id="43"/>
      <w:r>
        <w:rPr>
          <w:sz w:val="22"/>
          <w:szCs w:val="22"/>
        </w:rPr>
        <w:lastRenderedPageBreak/>
        <w:t>References</w:t>
      </w:r>
    </w:p>
    <w:p w14:paraId="644721F9" w14:textId="77777777" w:rsidR="009B6ABC" w:rsidRDefault="009B6ABC">
      <w:pPr>
        <w:ind w:left="720"/>
        <w:rPr>
          <w:rFonts w:asciiTheme="majorBidi" w:hAnsiTheme="majorBidi" w:cstheme="majorBidi"/>
          <w:color w:val="333333"/>
          <w:sz w:val="22"/>
          <w:szCs w:val="22"/>
          <w:shd w:val="clear" w:color="auto" w:fill="FFFFFF"/>
        </w:rPr>
      </w:pPr>
      <w:bookmarkStart w:id="44" w:name="pcbi.1000791-Rizzolatti1"/>
      <w:bookmarkEnd w:id="44"/>
    </w:p>
    <w:p w14:paraId="17EF3CCE" w14:textId="77777777" w:rsidR="009B6ABC" w:rsidRDefault="00852710">
      <w:pPr>
        <w:pStyle w:val="NoSpacing"/>
        <w:rPr>
          <w:rFonts w:asciiTheme="majorBidi" w:hAnsiTheme="majorBidi" w:cstheme="majorBidi"/>
          <w:color w:val="1C1D1E"/>
          <w:highlight w:val="white"/>
        </w:rPr>
      </w:pPr>
      <w:r>
        <w:rPr>
          <w:rFonts w:cstheme="majorBidi"/>
          <w:color w:val="1C1D1E"/>
          <w:highlight w:val="white"/>
        </w:rPr>
        <w:t xml:space="preserve">Ahmidi, N., Hager, G. D., Ishii, L., Fichtinger, G., Gallia, G. L., &amp; Ishii, M. (2010). Surgical task and </w:t>
      </w:r>
    </w:p>
    <w:p w14:paraId="4FFC5B2A" w14:textId="77777777" w:rsidR="009B6ABC" w:rsidRDefault="00852710">
      <w:pPr>
        <w:pStyle w:val="NoSpacing"/>
        <w:ind w:left="720"/>
        <w:rPr>
          <w:rFonts w:asciiTheme="majorBidi" w:hAnsiTheme="majorBidi" w:cstheme="majorBidi"/>
          <w:color w:val="1C1D1E"/>
          <w:highlight w:val="white"/>
        </w:rPr>
      </w:pPr>
      <w:r>
        <w:rPr>
          <w:rFonts w:cstheme="majorBidi"/>
          <w:color w:val="1C1D1E"/>
          <w:highlight w:val="white"/>
        </w:rPr>
        <w:t xml:space="preserve">skill classification from eye tracking and tool motion in minimally invasive surgery. </w:t>
      </w:r>
      <w:r>
        <w:rPr>
          <w:rFonts w:cstheme="majorBidi"/>
          <w:i/>
          <w:iCs/>
          <w:color w:val="1C1D1E"/>
          <w:highlight w:val="white"/>
        </w:rPr>
        <w:t>In Medical image computing and computer-assisted intervention</w:t>
      </w:r>
      <w:r>
        <w:rPr>
          <w:rFonts w:cstheme="majorBidi"/>
          <w:color w:val="1C1D1E"/>
          <w:highlight w:val="white"/>
        </w:rPr>
        <w:t>. Vol 13, 295–302 Retrieved from</w:t>
      </w:r>
    </w:p>
    <w:p w14:paraId="1F423A2B" w14:textId="77777777" w:rsidR="009B6ABC" w:rsidRDefault="009B6ABC">
      <w:pPr>
        <w:pStyle w:val="NoSpacing"/>
        <w:rPr>
          <w:rFonts w:asciiTheme="majorBidi" w:hAnsiTheme="majorBidi" w:cstheme="majorBidi"/>
          <w:color w:val="1C1D1E"/>
          <w:highlight w:val="white"/>
        </w:rPr>
      </w:pPr>
    </w:p>
    <w:p w14:paraId="4ABE4A47" w14:textId="77777777" w:rsidR="009B6ABC" w:rsidRDefault="00852710">
      <w:pPr>
        <w:pStyle w:val="NoSpacing"/>
        <w:rPr>
          <w:rFonts w:asciiTheme="majorBidi" w:hAnsiTheme="majorBidi" w:cstheme="majorBidi"/>
          <w:color w:val="1C1D1E"/>
          <w:highlight w:val="white"/>
        </w:rPr>
      </w:pPr>
      <w:r>
        <w:rPr>
          <w:rFonts w:cstheme="majorBidi"/>
          <w:color w:val="1C1D1E"/>
          <w:highlight w:val="white"/>
        </w:rPr>
        <w:t xml:space="preserve">Ahmidi N, Ishii M, Fichtinger G, Gallia GL, Hager D. (2012). An objective and automated </w:t>
      </w:r>
    </w:p>
    <w:p w14:paraId="01346AA7" w14:textId="77777777" w:rsidR="009B6ABC" w:rsidRDefault="00852710">
      <w:pPr>
        <w:pStyle w:val="NoSpacing"/>
        <w:ind w:left="720"/>
      </w:pPr>
      <w:r>
        <w:rPr>
          <w:rFonts w:cstheme="majorBidi"/>
          <w:color w:val="1C1D1E"/>
          <w:highlight w:val="white"/>
        </w:rPr>
        <w:t>method for assessing surgical skill in endoscopic sinus surgery using eye‐tracking and tool‐motion data </w:t>
      </w:r>
      <w:r>
        <w:rPr>
          <w:rFonts w:cstheme="majorBidi"/>
          <w:i/>
          <w:color w:val="1C1D1E"/>
          <w:highlight w:val="white"/>
        </w:rPr>
        <w:t>Int Forum Allergy Rhinol</w:t>
      </w:r>
      <w:r>
        <w:rPr>
          <w:rFonts w:cstheme="majorBidi"/>
          <w:color w:val="1C1D1E"/>
          <w:highlight w:val="white"/>
        </w:rPr>
        <w:t xml:space="preserve">. 2012;2:507–515 Retrieved from </w:t>
      </w:r>
      <w:hyperlink r:id="rId45">
        <w:r>
          <w:rPr>
            <w:rStyle w:val="InternetLink"/>
            <w:rFonts w:cstheme="majorBidi"/>
            <w:color w:val="0000FF"/>
            <w:highlight w:val="white"/>
          </w:rPr>
          <w:t>https://doi.org/10.1002/alr.21053</w:t>
        </w:r>
      </w:hyperlink>
    </w:p>
    <w:p w14:paraId="52EC2883" w14:textId="77777777" w:rsidR="009B6ABC" w:rsidRDefault="009B6ABC">
      <w:pPr>
        <w:rPr>
          <w:rFonts w:asciiTheme="majorBidi" w:hAnsiTheme="majorBidi" w:cstheme="majorBidi"/>
          <w:color w:val="333333"/>
          <w:sz w:val="22"/>
          <w:szCs w:val="22"/>
          <w:shd w:val="clear" w:color="auto" w:fill="FFFFFF"/>
        </w:rPr>
      </w:pPr>
    </w:p>
    <w:p w14:paraId="48DB0AFF" w14:textId="77777777" w:rsidR="009B6ABC" w:rsidRDefault="00852710">
      <w:pPr>
        <w:pStyle w:val="NoSpacing"/>
        <w:rPr>
          <w:rFonts w:asciiTheme="majorBidi" w:eastAsia="Times New Roman" w:hAnsiTheme="majorBidi" w:cstheme="majorBidi"/>
          <w:color w:val="1C1D1E"/>
        </w:rPr>
      </w:pPr>
      <w:r>
        <w:rPr>
          <w:rFonts w:eastAsia="Times New Roman" w:cstheme="majorBidi"/>
          <w:color w:val="1C1D1E"/>
        </w:rPr>
        <w:t xml:space="preserve">Baber, C., Butler, M., (2012) Expertise in crime scene examination: comparing search strategies </w:t>
      </w:r>
    </w:p>
    <w:p w14:paraId="1641C30A" w14:textId="72E1D92F" w:rsidR="009B6ABC" w:rsidRDefault="00852710">
      <w:pPr>
        <w:pStyle w:val="NoSpacing"/>
        <w:ind w:left="720"/>
        <w:rPr>
          <w:rStyle w:val="InternetLink"/>
          <w:rFonts w:eastAsia="Times New Roman" w:cstheme="majorBidi"/>
          <w:color w:val="1155CC"/>
        </w:rPr>
      </w:pPr>
      <w:r>
        <w:rPr>
          <w:rFonts w:eastAsia="Times New Roman" w:cstheme="majorBidi"/>
          <w:color w:val="1C1D1E"/>
        </w:rPr>
        <w:t xml:space="preserve">of expert and novice crime scene examiners in simulated crime scenes. </w:t>
      </w:r>
      <w:r>
        <w:rPr>
          <w:rFonts w:eastAsia="Times New Roman" w:cstheme="majorBidi"/>
          <w:i/>
          <w:color w:val="1C1D1E"/>
        </w:rPr>
        <w:t>Human Factors: The Journal of the Human Factors and Ergonomics Society.</w:t>
      </w:r>
      <w:r>
        <w:rPr>
          <w:rFonts w:eastAsia="Times New Roman" w:cstheme="majorBidi"/>
          <w:color w:val="1C1D1E"/>
        </w:rPr>
        <w:t xml:space="preserve"> 54(3), 413–24. Retrieved from </w:t>
      </w:r>
      <w:hyperlink r:id="rId46">
        <w:r>
          <w:rPr>
            <w:rStyle w:val="InternetLink"/>
            <w:rFonts w:eastAsia="Times New Roman" w:cstheme="majorBidi"/>
            <w:color w:val="1155CC"/>
          </w:rPr>
          <w:t>http://journals.sagepub.com/doi/10.1177/0018720812440577</w:t>
        </w:r>
      </w:hyperlink>
    </w:p>
    <w:p w14:paraId="5D55E5D2" w14:textId="4AF48225" w:rsidR="0036166A" w:rsidRDefault="0036166A">
      <w:pPr>
        <w:pStyle w:val="NoSpacing"/>
        <w:ind w:left="720"/>
        <w:rPr>
          <w:rStyle w:val="InternetLink"/>
          <w:rFonts w:eastAsia="Times New Roman" w:cstheme="majorBidi"/>
          <w:color w:val="1155CC"/>
        </w:rPr>
      </w:pPr>
    </w:p>
    <w:p w14:paraId="5B6425D7" w14:textId="22E743A7" w:rsidR="0036166A" w:rsidRPr="0036166A" w:rsidRDefault="00B97CDE">
      <w:pPr>
        <w:pStyle w:val="NoSpacing"/>
        <w:ind w:left="720"/>
        <w:rPr>
          <w:color w:val="FF0000"/>
        </w:rPr>
      </w:pPr>
      <w:hyperlink r:id="rId47" w:tooltip="Leo Breiman" w:history="1">
        <w:r w:rsidR="0036166A" w:rsidRPr="0036166A">
          <w:rPr>
            <w:rStyle w:val="Hyperlink"/>
            <w:rFonts w:ascii="Arial" w:hAnsi="Arial" w:cs="Arial"/>
            <w:color w:val="FF0000"/>
            <w:sz w:val="19"/>
            <w:szCs w:val="19"/>
            <w:shd w:val="clear" w:color="auto" w:fill="FFFFFF"/>
          </w:rPr>
          <w:t>Breiman L</w:t>
        </w:r>
      </w:hyperlink>
      <w:r w:rsidR="0036166A" w:rsidRPr="0036166A">
        <w:rPr>
          <w:rFonts w:ascii="Arial" w:hAnsi="Arial" w:cs="Arial"/>
          <w:color w:val="FF0000"/>
          <w:sz w:val="19"/>
          <w:szCs w:val="19"/>
          <w:shd w:val="clear" w:color="auto" w:fill="FFFFFF"/>
        </w:rPr>
        <w:t> (2001). "Random Forests". </w:t>
      </w:r>
      <w:hyperlink r:id="rId48" w:tooltip="Machine Learning (journal)" w:history="1">
        <w:r w:rsidR="0036166A" w:rsidRPr="0036166A">
          <w:rPr>
            <w:rStyle w:val="Hyperlink"/>
            <w:rFonts w:ascii="Arial" w:hAnsi="Arial" w:cs="Arial"/>
            <w:i/>
            <w:iCs/>
            <w:color w:val="FF0000"/>
            <w:sz w:val="19"/>
            <w:szCs w:val="19"/>
            <w:shd w:val="clear" w:color="auto" w:fill="FFFFFF"/>
          </w:rPr>
          <w:t>Machine Learning</w:t>
        </w:r>
      </w:hyperlink>
      <w:r w:rsidR="0036166A" w:rsidRPr="0036166A">
        <w:rPr>
          <w:rFonts w:ascii="Arial" w:hAnsi="Arial" w:cs="Arial"/>
          <w:color w:val="FF0000"/>
          <w:sz w:val="19"/>
          <w:szCs w:val="19"/>
          <w:shd w:val="clear" w:color="auto" w:fill="FFFFFF"/>
        </w:rPr>
        <w:t>. </w:t>
      </w:r>
      <w:r w:rsidR="0036166A" w:rsidRPr="0036166A">
        <w:rPr>
          <w:rFonts w:ascii="Arial" w:hAnsi="Arial" w:cs="Arial"/>
          <w:b/>
          <w:bCs/>
          <w:color w:val="FF0000"/>
          <w:sz w:val="19"/>
          <w:szCs w:val="19"/>
          <w:shd w:val="clear" w:color="auto" w:fill="FFFFFF"/>
        </w:rPr>
        <w:t>45</w:t>
      </w:r>
      <w:r w:rsidR="0036166A" w:rsidRPr="0036166A">
        <w:rPr>
          <w:rFonts w:ascii="Arial" w:hAnsi="Arial" w:cs="Arial"/>
          <w:color w:val="FF0000"/>
          <w:sz w:val="19"/>
          <w:szCs w:val="19"/>
          <w:shd w:val="clear" w:color="auto" w:fill="FFFFFF"/>
        </w:rPr>
        <w:t> (1): 5–32. </w:t>
      </w:r>
      <w:hyperlink r:id="rId49" w:tooltip="Digital object identifier" w:history="1">
        <w:r w:rsidR="0036166A" w:rsidRPr="0036166A">
          <w:rPr>
            <w:rStyle w:val="Hyperlink"/>
            <w:rFonts w:ascii="Arial" w:hAnsi="Arial" w:cs="Arial"/>
            <w:color w:val="FF0000"/>
            <w:sz w:val="19"/>
            <w:szCs w:val="19"/>
            <w:shd w:val="clear" w:color="auto" w:fill="FFFFFF"/>
          </w:rPr>
          <w:t>doi</w:t>
        </w:r>
      </w:hyperlink>
      <w:r w:rsidR="0036166A" w:rsidRPr="0036166A">
        <w:rPr>
          <w:rFonts w:ascii="Arial" w:hAnsi="Arial" w:cs="Arial"/>
          <w:color w:val="FF0000"/>
          <w:sz w:val="19"/>
          <w:szCs w:val="19"/>
          <w:shd w:val="clear" w:color="auto" w:fill="FFFFFF"/>
        </w:rPr>
        <w:t>:</w:t>
      </w:r>
      <w:hyperlink r:id="rId50" w:history="1">
        <w:r w:rsidR="0036166A" w:rsidRPr="0036166A">
          <w:rPr>
            <w:rStyle w:val="Hyperlink"/>
            <w:rFonts w:ascii="Arial" w:hAnsi="Arial" w:cs="Arial"/>
            <w:color w:val="FF0000"/>
            <w:sz w:val="19"/>
            <w:szCs w:val="19"/>
          </w:rPr>
          <w:t>10.1023/A:1010933404324</w:t>
        </w:r>
      </w:hyperlink>
      <w:r w:rsidR="0036166A" w:rsidRPr="0036166A">
        <w:rPr>
          <w:rFonts w:ascii="Arial" w:hAnsi="Arial" w:cs="Arial"/>
          <w:color w:val="FF0000"/>
          <w:sz w:val="19"/>
          <w:szCs w:val="19"/>
          <w:shd w:val="clear" w:color="auto" w:fill="FFFFFF"/>
        </w:rPr>
        <w:t>.</w:t>
      </w:r>
    </w:p>
    <w:p w14:paraId="73E40769" w14:textId="77777777" w:rsidR="009B6ABC" w:rsidRDefault="009B6ABC">
      <w:pPr>
        <w:rPr>
          <w:rFonts w:asciiTheme="majorBidi" w:hAnsiTheme="majorBidi" w:cstheme="majorBidi"/>
          <w:sz w:val="22"/>
          <w:szCs w:val="22"/>
        </w:rPr>
      </w:pPr>
    </w:p>
    <w:p w14:paraId="0DFD2A81" w14:textId="77777777" w:rsidR="009B6ABC" w:rsidRDefault="00852710">
      <w:pPr>
        <w:rPr>
          <w:rFonts w:asciiTheme="majorBidi" w:hAnsiTheme="majorBidi" w:cstheme="majorBidi"/>
          <w:i/>
          <w:iCs/>
          <w:sz w:val="22"/>
          <w:szCs w:val="22"/>
        </w:rPr>
      </w:pPr>
      <w:r>
        <w:rPr>
          <w:rFonts w:cstheme="majorBidi"/>
          <w:sz w:val="22"/>
          <w:szCs w:val="22"/>
        </w:rPr>
        <w:t xml:space="preserve">Turvey, B.E. Freeman, J. (2017). Chapter 5 - Crime Scene Investigation and Analysis. </w:t>
      </w:r>
      <w:r>
        <w:rPr>
          <w:rFonts w:cstheme="majorBidi"/>
          <w:i/>
          <w:iCs/>
          <w:sz w:val="22"/>
          <w:szCs w:val="22"/>
        </w:rPr>
        <w:t xml:space="preserve">Forensic. </w:t>
      </w:r>
    </w:p>
    <w:p w14:paraId="445444F2" w14:textId="77777777" w:rsidR="009B6ABC" w:rsidRDefault="00852710">
      <w:pPr>
        <w:ind w:firstLine="720"/>
      </w:pPr>
      <w:r>
        <w:rPr>
          <w:rFonts w:cstheme="majorBidi"/>
          <w:i/>
          <w:iCs/>
          <w:sz w:val="22"/>
          <w:szCs w:val="22"/>
        </w:rPr>
        <w:t xml:space="preserve">Investigations. </w:t>
      </w:r>
      <w:r>
        <w:rPr>
          <w:rFonts w:cstheme="majorBidi"/>
          <w:sz w:val="22"/>
          <w:szCs w:val="22"/>
        </w:rPr>
        <w:t xml:space="preserve">91-123. Retrieved from </w:t>
      </w:r>
      <w:hyperlink r:id="rId51">
        <w:r>
          <w:rPr>
            <w:rStyle w:val="InternetLink"/>
            <w:rFonts w:cstheme="majorBidi"/>
            <w:color w:val="1155CC"/>
            <w:sz w:val="22"/>
            <w:szCs w:val="22"/>
          </w:rPr>
          <w:t>https://doi.org/10.1016/B978-0-12-800680-1.00005-5</w:t>
        </w:r>
      </w:hyperlink>
      <w:r>
        <w:rPr>
          <w:rFonts w:cstheme="majorBidi"/>
          <w:sz w:val="22"/>
          <w:szCs w:val="22"/>
        </w:rPr>
        <w:t>.</w:t>
      </w:r>
    </w:p>
    <w:p w14:paraId="6FE5C696" w14:textId="77777777" w:rsidR="009B6ABC" w:rsidRDefault="009B6ABC">
      <w:pPr>
        <w:ind w:firstLine="720"/>
        <w:rPr>
          <w:rFonts w:asciiTheme="majorBidi" w:hAnsiTheme="majorBidi" w:cstheme="majorBidi"/>
          <w:sz w:val="22"/>
          <w:szCs w:val="22"/>
        </w:rPr>
      </w:pPr>
    </w:p>
    <w:p w14:paraId="5D005E0E" w14:textId="77777777" w:rsidR="009B6ABC" w:rsidRDefault="00852710">
      <w:pPr>
        <w:rPr>
          <w:rFonts w:ascii="Helvetica" w:hAnsi="Helvetica"/>
          <w:color w:val="333333"/>
          <w:spacing w:val="4"/>
          <w:sz w:val="21"/>
          <w:szCs w:val="21"/>
          <w:highlight w:val="white"/>
        </w:rPr>
      </w:pPr>
      <w:r>
        <w:rPr>
          <w:rFonts w:ascii="Helvetica" w:hAnsi="Helvetica"/>
          <w:color w:val="333333"/>
          <w:spacing w:val="4"/>
          <w:sz w:val="21"/>
          <w:szCs w:val="21"/>
          <w:shd w:val="clear" w:color="auto" w:fill="FFFFFF"/>
        </w:rPr>
        <w:t>Coutrot, A., Hsiao, J.H. &amp; Chan, A.B. (2018).</w:t>
      </w:r>
      <w:r>
        <w:t xml:space="preserve"> </w:t>
      </w:r>
      <w:r>
        <w:rPr>
          <w:rFonts w:ascii="Helvetica" w:hAnsi="Helvetica"/>
          <w:color w:val="333333"/>
          <w:spacing w:val="4"/>
          <w:sz w:val="21"/>
          <w:szCs w:val="21"/>
          <w:shd w:val="clear" w:color="auto" w:fill="FFFFFF"/>
        </w:rPr>
        <w:t xml:space="preserve">Scanpath modeling and classification with hidden </w:t>
      </w:r>
    </w:p>
    <w:p w14:paraId="722518C6" w14:textId="77777777" w:rsidR="009B6ABC" w:rsidRDefault="00852710">
      <w:pPr>
        <w:ind w:left="720"/>
      </w:pPr>
      <w:r>
        <w:rPr>
          <w:rFonts w:ascii="Helvetica" w:hAnsi="Helvetica"/>
          <w:color w:val="333333"/>
          <w:spacing w:val="4"/>
          <w:sz w:val="21"/>
          <w:szCs w:val="21"/>
          <w:shd w:val="clear" w:color="auto" w:fill="FFFFFF"/>
        </w:rPr>
        <w:t xml:space="preserve">Markov models. </w:t>
      </w:r>
      <w:r>
        <w:rPr>
          <w:rFonts w:ascii="Helvetica" w:hAnsi="Helvetica"/>
          <w:i/>
          <w:iCs/>
          <w:color w:val="333333"/>
          <w:spacing w:val="4"/>
          <w:sz w:val="21"/>
          <w:szCs w:val="21"/>
          <w:shd w:val="clear" w:color="auto" w:fill="FFFFFF"/>
        </w:rPr>
        <w:t>Behavior Research Methods</w:t>
      </w:r>
      <w:r>
        <w:rPr>
          <w:rFonts w:ascii="Helvetica" w:hAnsi="Helvetica"/>
          <w:color w:val="333333"/>
          <w:spacing w:val="4"/>
          <w:sz w:val="21"/>
          <w:szCs w:val="21"/>
          <w:shd w:val="clear" w:color="auto" w:fill="FFFFFF"/>
        </w:rPr>
        <w:t xml:space="preserve"> 50: 362. Retrieved from </w:t>
      </w:r>
      <w:hyperlink r:id="rId52">
        <w:r>
          <w:rPr>
            <w:rStyle w:val="InternetLink"/>
            <w:rFonts w:ascii="Helvetica" w:hAnsi="Helvetica"/>
            <w:spacing w:val="4"/>
            <w:sz w:val="21"/>
            <w:szCs w:val="21"/>
            <w:highlight w:val="white"/>
          </w:rPr>
          <w:t>https://doi.org/10.3758/s13428-017-0876-8</w:t>
        </w:r>
      </w:hyperlink>
    </w:p>
    <w:p w14:paraId="14344E08" w14:textId="77777777" w:rsidR="009B6ABC" w:rsidRDefault="009B6ABC">
      <w:pPr>
        <w:rPr>
          <w:rFonts w:asciiTheme="majorBidi" w:hAnsiTheme="majorBidi" w:cstheme="majorBidi"/>
          <w:sz w:val="22"/>
          <w:szCs w:val="22"/>
        </w:rPr>
      </w:pPr>
    </w:p>
    <w:p w14:paraId="35A2442D" w14:textId="77777777" w:rsidR="009B6ABC" w:rsidRDefault="009B6ABC">
      <w:pPr>
        <w:rPr>
          <w:rFonts w:asciiTheme="majorBidi" w:hAnsiTheme="majorBidi" w:cstheme="majorBidi"/>
          <w:sz w:val="22"/>
          <w:szCs w:val="22"/>
        </w:rPr>
      </w:pPr>
    </w:p>
    <w:p w14:paraId="2D1E3FD3" w14:textId="77777777" w:rsidR="009B6ABC" w:rsidRDefault="00852710">
      <w:pPr>
        <w:rPr>
          <w:rFonts w:ascii="Helvetica" w:hAnsi="Helvetica"/>
          <w:i/>
          <w:iCs/>
          <w:color w:val="333333"/>
          <w:spacing w:val="4"/>
          <w:sz w:val="21"/>
          <w:szCs w:val="21"/>
          <w:highlight w:val="white"/>
        </w:rPr>
      </w:pPr>
      <w:r w:rsidRPr="00E858C1">
        <w:rPr>
          <w:rFonts w:ascii="Helvetica" w:hAnsi="Helvetica"/>
          <w:color w:val="333333"/>
          <w:spacing w:val="4"/>
          <w:sz w:val="21"/>
          <w:szCs w:val="21"/>
          <w:shd w:val="clear" w:color="auto" w:fill="FFFFFF"/>
          <w:lang w:val="pt-BR"/>
          <w:rPrChange w:id="45" w:author="Microsoft Office User" w:date="2018-11-12T17:44:00Z">
            <w:rPr>
              <w:rFonts w:ascii="Helvetica" w:hAnsi="Helvetica"/>
              <w:color w:val="333333"/>
              <w:spacing w:val="4"/>
              <w:sz w:val="21"/>
              <w:szCs w:val="21"/>
              <w:shd w:val="clear" w:color="auto" w:fill="FFFFFF"/>
            </w:rPr>
          </w:rPrChange>
        </w:rPr>
        <w:t xml:space="preserve">Busey, T.A. &amp; Parada, F.J. (2010). </w:t>
      </w:r>
      <w:r>
        <w:rPr>
          <w:rFonts w:cstheme="majorBidi"/>
          <w:sz w:val="22"/>
          <w:szCs w:val="22"/>
        </w:rPr>
        <w:t>The nature of expertise in fingerprint examiners.</w:t>
      </w:r>
      <w:r>
        <w:rPr>
          <w:rFonts w:ascii="Helvetica" w:hAnsi="Helvetica"/>
          <w:color w:val="333333"/>
          <w:spacing w:val="4"/>
          <w:sz w:val="21"/>
          <w:szCs w:val="21"/>
          <w:shd w:val="clear" w:color="auto" w:fill="FFFFFF"/>
        </w:rPr>
        <w:t xml:space="preserve"> </w:t>
      </w:r>
      <w:r>
        <w:rPr>
          <w:rFonts w:ascii="Helvetica" w:hAnsi="Helvetica"/>
          <w:i/>
          <w:iCs/>
          <w:color w:val="333333"/>
          <w:spacing w:val="4"/>
          <w:sz w:val="21"/>
          <w:szCs w:val="21"/>
          <w:shd w:val="clear" w:color="auto" w:fill="FFFFFF"/>
        </w:rPr>
        <w:t xml:space="preserve">Psychonomic </w:t>
      </w:r>
    </w:p>
    <w:p w14:paraId="7C835472" w14:textId="77777777" w:rsidR="009B6ABC" w:rsidRDefault="00852710">
      <w:pPr>
        <w:ind w:firstLine="720"/>
        <w:rPr>
          <w:rFonts w:asciiTheme="majorBidi" w:hAnsiTheme="majorBidi" w:cstheme="majorBidi"/>
          <w:sz w:val="22"/>
          <w:szCs w:val="22"/>
        </w:rPr>
      </w:pPr>
      <w:r>
        <w:rPr>
          <w:rFonts w:ascii="Helvetica" w:hAnsi="Helvetica"/>
          <w:i/>
          <w:iCs/>
          <w:color w:val="333333"/>
          <w:spacing w:val="4"/>
          <w:sz w:val="21"/>
          <w:szCs w:val="21"/>
          <w:shd w:val="clear" w:color="auto" w:fill="FFFFFF"/>
        </w:rPr>
        <w:t>Bulletin &amp; Review</w:t>
      </w:r>
      <w:r>
        <w:rPr>
          <w:rFonts w:ascii="Helvetica" w:hAnsi="Helvetica"/>
          <w:color w:val="333333"/>
          <w:spacing w:val="4"/>
          <w:sz w:val="21"/>
          <w:szCs w:val="21"/>
          <w:shd w:val="clear" w:color="auto" w:fill="FFFFFF"/>
        </w:rPr>
        <w:t xml:space="preserve"> 17: 155. https://doi.org/10.3758/PBR.17.2.155</w:t>
      </w:r>
    </w:p>
    <w:p w14:paraId="554B8E9A" w14:textId="77777777" w:rsidR="009B6ABC" w:rsidRDefault="009B6ABC">
      <w:pPr>
        <w:spacing w:after="160" w:line="259" w:lineRule="auto"/>
        <w:rPr>
          <w:rFonts w:asciiTheme="majorBidi" w:hAnsiTheme="majorBidi" w:cstheme="majorBidi"/>
          <w:sz w:val="22"/>
          <w:szCs w:val="22"/>
          <w:lang w:bidi="he-IL"/>
        </w:rPr>
      </w:pPr>
    </w:p>
    <w:p w14:paraId="4EAA8715" w14:textId="77777777" w:rsidR="009B6ABC" w:rsidRDefault="00852710">
      <w:pPr>
        <w:pStyle w:val="NoSpacing"/>
        <w:rPr>
          <w:rFonts w:asciiTheme="majorBidi" w:eastAsia="Times New Roman" w:hAnsiTheme="majorBidi" w:cstheme="majorBidi"/>
        </w:rPr>
      </w:pPr>
      <w:r>
        <w:rPr>
          <w:rFonts w:eastAsia="Times New Roman" w:cstheme="majorBidi"/>
        </w:rPr>
        <w:t xml:space="preserve">Decroix, M., Norjali Wazir, M.R.W., Zeuwts, L., Deconinck, F. F.J.A., Lenoir, M., </w:t>
      </w:r>
    </w:p>
    <w:p w14:paraId="7F0D01FF" w14:textId="77777777" w:rsidR="009B6ABC" w:rsidRDefault="00852710">
      <w:pPr>
        <w:pStyle w:val="NoSpacing"/>
        <w:ind w:left="720"/>
      </w:pPr>
      <w:r>
        <w:rPr>
          <w:rFonts w:eastAsia="Times New Roman" w:cstheme="majorBidi"/>
        </w:rPr>
        <w:t xml:space="preserve">Vansteenkiste, P. (2017). Expert – Non-expert differences in visual behaviour during alpine slalom skiing, </w:t>
      </w:r>
      <w:r>
        <w:rPr>
          <w:rFonts w:eastAsia="Times New Roman" w:cstheme="majorBidi"/>
          <w:i/>
        </w:rPr>
        <w:t>Human Movement Science</w:t>
      </w:r>
      <w:r>
        <w:rPr>
          <w:rFonts w:eastAsia="Times New Roman" w:cstheme="majorBidi"/>
        </w:rPr>
        <w:t xml:space="preserve">. 55, 229-239. Retrieved from </w:t>
      </w:r>
      <w:hyperlink r:id="rId53">
        <w:r>
          <w:rPr>
            <w:rStyle w:val="InternetLink"/>
            <w:rFonts w:eastAsia="Times New Roman" w:cstheme="majorBidi"/>
            <w:color w:val="0000FF"/>
          </w:rPr>
          <w:t>https://doi.org/10.1016/j.humov.2017.08.012</w:t>
        </w:r>
      </w:hyperlink>
    </w:p>
    <w:p w14:paraId="31129DE1" w14:textId="77777777" w:rsidR="009B6ABC" w:rsidRDefault="009B6ABC">
      <w:pPr>
        <w:pStyle w:val="NoSpacing"/>
        <w:ind w:left="720"/>
        <w:rPr>
          <w:rFonts w:asciiTheme="majorBidi" w:eastAsia="Times New Roman" w:hAnsiTheme="majorBidi" w:cstheme="majorBidi"/>
          <w:color w:val="0000FF"/>
          <w:u w:val="single"/>
        </w:rPr>
      </w:pPr>
    </w:p>
    <w:p w14:paraId="323F9F86" w14:textId="77777777" w:rsidR="009B6ABC" w:rsidRDefault="00852710">
      <w:pPr>
        <w:pStyle w:val="NoSpacing"/>
        <w:rPr>
          <w:rFonts w:asciiTheme="majorBidi" w:hAnsiTheme="majorBidi" w:cstheme="majorBidi"/>
          <w:color w:val="1C1D1E"/>
        </w:rPr>
      </w:pPr>
      <w:r>
        <w:rPr>
          <w:rFonts w:cstheme="majorBidi"/>
          <w:color w:val="1C1D1E"/>
        </w:rPr>
        <w:lastRenderedPageBreak/>
        <w:t xml:space="preserve">Dyer, A. G., Found, B., &amp; Rogers, D. (2006). Visual Attention and Expertise for Forensic </w:t>
      </w:r>
    </w:p>
    <w:p w14:paraId="4DD7A8E7" w14:textId="77777777" w:rsidR="009B6ABC" w:rsidRDefault="00852710">
      <w:pPr>
        <w:pStyle w:val="NoSpacing"/>
        <w:ind w:left="720"/>
        <w:rPr>
          <w:rFonts w:asciiTheme="majorBidi" w:hAnsiTheme="majorBidi" w:cstheme="majorBidi"/>
          <w:color w:val="1C1D1E"/>
        </w:rPr>
      </w:pPr>
      <w:r>
        <w:rPr>
          <w:rFonts w:cstheme="majorBidi"/>
          <w:color w:val="1C1D1E"/>
        </w:rPr>
        <w:t>Signature Analysis. Journal of Forensic Sciences, 51(6), 1397-1404. Retrieved from doi:10.1111/j.1556-4029.2006.00269.x</w:t>
      </w:r>
    </w:p>
    <w:p w14:paraId="65777BDC" w14:textId="77777777" w:rsidR="009B6ABC" w:rsidRDefault="00852710">
      <w:pPr>
        <w:pStyle w:val="NoSpacing"/>
      </w:pPr>
      <w:r>
        <w:t xml:space="preserve">Campbell, D. J. (1986). Task complexity: A review and analysis. Academy of Management Review, 13, </w:t>
      </w:r>
    </w:p>
    <w:p w14:paraId="33D78DE0" w14:textId="77777777" w:rsidR="009B6ABC" w:rsidRDefault="00852710">
      <w:pPr>
        <w:pStyle w:val="NoSpacing"/>
        <w:ind w:firstLine="720"/>
      </w:pPr>
      <w:r>
        <w:t xml:space="preserve">40– 52. Retrieved from </w:t>
      </w:r>
      <w:hyperlink r:id="rId54">
        <w:r>
          <w:rPr>
            <w:rStyle w:val="InternetLink"/>
            <w:rFonts w:ascii="Arial" w:hAnsi="Arial" w:cs="Arial"/>
            <w:sz w:val="21"/>
            <w:szCs w:val="21"/>
            <w:highlight w:val="white"/>
          </w:rPr>
          <w:t>https://doi.org/10.5465/amr.1988.4306775</w:t>
        </w:r>
      </w:hyperlink>
    </w:p>
    <w:p w14:paraId="6F6A93E1" w14:textId="77777777" w:rsidR="009B6ABC" w:rsidRDefault="009B6ABC">
      <w:pPr>
        <w:pStyle w:val="NoSpacing"/>
        <w:ind w:left="720"/>
        <w:rPr>
          <w:rFonts w:asciiTheme="majorBidi" w:hAnsiTheme="majorBidi" w:cstheme="majorBidi"/>
          <w:color w:val="1C1D1E"/>
        </w:rPr>
      </w:pPr>
    </w:p>
    <w:p w14:paraId="66B7FFD8" w14:textId="77777777" w:rsidR="009B6ABC" w:rsidRDefault="00852710">
      <w:pPr>
        <w:rPr>
          <w:rFonts w:asciiTheme="majorBidi" w:hAnsiTheme="majorBidi" w:cstheme="majorBidi"/>
          <w:color w:val="333333"/>
          <w:sz w:val="22"/>
          <w:szCs w:val="22"/>
          <w:highlight w:val="white"/>
        </w:rPr>
      </w:pPr>
      <w:r w:rsidRPr="00E858C1">
        <w:rPr>
          <w:rFonts w:cstheme="majorBidi"/>
          <w:color w:val="333333"/>
          <w:sz w:val="22"/>
          <w:szCs w:val="22"/>
          <w:shd w:val="clear" w:color="auto" w:fill="FFFFFF"/>
          <w:lang w:val="de-DE"/>
          <w:rPrChange w:id="46" w:author="Microsoft Office User" w:date="2018-11-12T17:44:00Z">
            <w:rPr>
              <w:rFonts w:cstheme="majorBidi"/>
              <w:color w:val="333333"/>
              <w:sz w:val="22"/>
              <w:szCs w:val="22"/>
              <w:shd w:val="clear" w:color="auto" w:fill="FFFFFF"/>
              <w:lang w:val="nl-NL"/>
            </w:rPr>
          </w:rPrChange>
        </w:rPr>
        <w:t xml:space="preserve">Gegenfurtner, A., Lehtinen, E., &amp; Säljö, R. (2011). </w:t>
      </w:r>
      <w:r>
        <w:rPr>
          <w:rFonts w:cstheme="majorBidi"/>
          <w:color w:val="333333"/>
          <w:sz w:val="22"/>
          <w:szCs w:val="22"/>
          <w:shd w:val="clear" w:color="auto" w:fill="FFFFFF"/>
        </w:rPr>
        <w:t xml:space="preserve">Expertise differences in the comprehension of </w:t>
      </w:r>
    </w:p>
    <w:p w14:paraId="3BDEEAE5" w14:textId="77777777" w:rsidR="009B6ABC" w:rsidRDefault="00852710">
      <w:pPr>
        <w:ind w:left="720"/>
        <w:rPr>
          <w:rFonts w:asciiTheme="majorBidi" w:hAnsiTheme="majorBidi" w:cstheme="majorBidi"/>
          <w:color w:val="333333"/>
          <w:sz w:val="22"/>
          <w:szCs w:val="22"/>
          <w:highlight w:val="white"/>
          <w:lang w:bidi="he-IL"/>
        </w:rPr>
      </w:pPr>
      <w:r>
        <w:rPr>
          <w:rFonts w:cstheme="majorBidi"/>
          <w:color w:val="333333"/>
          <w:sz w:val="22"/>
          <w:szCs w:val="22"/>
          <w:shd w:val="clear" w:color="auto" w:fill="FFFFFF"/>
        </w:rPr>
        <w:t>visualizations: A meta-analysis of eye-tracking research in professional domains. </w:t>
      </w:r>
      <w:r>
        <w:rPr>
          <w:rStyle w:val="Emphasis"/>
          <w:rFonts w:cstheme="majorBidi"/>
          <w:color w:val="333333"/>
          <w:sz w:val="22"/>
          <w:szCs w:val="22"/>
          <w:shd w:val="clear" w:color="auto" w:fill="FFFFFF"/>
        </w:rPr>
        <w:t>Educational Psychology Review, 23</w:t>
      </w:r>
      <w:r>
        <w:rPr>
          <w:rFonts w:cstheme="majorBidi"/>
          <w:color w:val="333333"/>
          <w:sz w:val="22"/>
          <w:szCs w:val="22"/>
          <w:shd w:val="clear" w:color="auto" w:fill="FFFFFF"/>
        </w:rPr>
        <w:t>(4), 523-552.</w:t>
      </w:r>
    </w:p>
    <w:p w14:paraId="71E61C78" w14:textId="77777777" w:rsidR="009B6ABC" w:rsidRDefault="00B97CDE">
      <w:pPr>
        <w:pStyle w:val="NoSpacing"/>
        <w:ind w:firstLine="720"/>
      </w:pPr>
      <w:hyperlink r:id="rId55">
        <w:r w:rsidR="00852710">
          <w:rPr>
            <w:rStyle w:val="InternetLink"/>
            <w:rFonts w:cstheme="majorBidi"/>
            <w:highlight w:val="white"/>
          </w:rPr>
          <w:t>http://dx.doi.org/10.1007/s10648-011-9174-7</w:t>
        </w:r>
      </w:hyperlink>
    </w:p>
    <w:p w14:paraId="23DF1A29" w14:textId="77777777" w:rsidR="009B6ABC" w:rsidRDefault="009B6ABC">
      <w:pPr>
        <w:rPr>
          <w:rFonts w:asciiTheme="majorBidi" w:hAnsiTheme="majorBidi" w:cstheme="majorBidi"/>
          <w:color w:val="333333"/>
          <w:sz w:val="22"/>
          <w:szCs w:val="22"/>
          <w:shd w:val="clear" w:color="auto" w:fill="FFFFFF"/>
        </w:rPr>
      </w:pPr>
    </w:p>
    <w:p w14:paraId="40FB6665" w14:textId="77777777" w:rsidR="009B6ABC" w:rsidRDefault="00852710">
      <w:pPr>
        <w:rPr>
          <w:rFonts w:asciiTheme="majorBidi" w:hAnsiTheme="majorBidi" w:cstheme="majorBidi"/>
          <w:sz w:val="22"/>
          <w:szCs w:val="22"/>
          <w:highlight w:val="white"/>
        </w:rPr>
      </w:pPr>
      <w:r>
        <w:rPr>
          <w:rFonts w:cstheme="majorBidi"/>
          <w:sz w:val="22"/>
          <w:szCs w:val="22"/>
          <w:shd w:val="clear" w:color="auto" w:fill="FFFFFF"/>
        </w:rPr>
        <w:t xml:space="preserve">Hermens, F., Flin, R., &amp; Ahmed, I. (2013). Eye movements in surgery: A literature </w:t>
      </w:r>
    </w:p>
    <w:p w14:paraId="0793FFD2" w14:textId="77777777" w:rsidR="009B6ABC" w:rsidRDefault="00852710">
      <w:pPr>
        <w:ind w:left="720"/>
      </w:pPr>
      <w:r>
        <w:rPr>
          <w:rFonts w:cstheme="majorBidi"/>
          <w:sz w:val="22"/>
          <w:szCs w:val="22"/>
          <w:shd w:val="clear" w:color="auto" w:fill="FFFFFF"/>
        </w:rPr>
        <w:t>review. </w:t>
      </w:r>
      <w:r>
        <w:rPr>
          <w:rStyle w:val="Emphasis"/>
          <w:rFonts w:cstheme="majorBidi"/>
          <w:sz w:val="22"/>
          <w:szCs w:val="22"/>
          <w:shd w:val="clear" w:color="auto" w:fill="FFFFFF"/>
        </w:rPr>
        <w:t>Journal of eye movement research</w:t>
      </w:r>
      <w:r>
        <w:rPr>
          <w:rFonts w:cstheme="majorBidi"/>
          <w:sz w:val="22"/>
          <w:szCs w:val="22"/>
          <w:shd w:val="clear" w:color="auto" w:fill="FFFFFF"/>
        </w:rPr>
        <w:t>, </w:t>
      </w:r>
      <w:r>
        <w:rPr>
          <w:rStyle w:val="Emphasis"/>
          <w:rFonts w:cstheme="majorBidi"/>
          <w:sz w:val="22"/>
          <w:szCs w:val="22"/>
          <w:shd w:val="clear" w:color="auto" w:fill="FFFFFF"/>
        </w:rPr>
        <w:t>6</w:t>
      </w:r>
      <w:r>
        <w:rPr>
          <w:rFonts w:cstheme="majorBidi"/>
          <w:sz w:val="22"/>
          <w:szCs w:val="22"/>
          <w:shd w:val="clear" w:color="auto" w:fill="FFFFFF"/>
        </w:rPr>
        <w:t xml:space="preserve">(4), [4]. Retrieved from </w:t>
      </w:r>
      <w:hyperlink r:id="rId56">
        <w:r>
          <w:rPr>
            <w:rStyle w:val="InternetLink"/>
            <w:rFonts w:cstheme="majorBidi"/>
            <w:color w:val="00000A"/>
            <w:sz w:val="22"/>
            <w:szCs w:val="22"/>
            <w:highlight w:val="white"/>
          </w:rPr>
          <w:t>http://dx.doi.org/10.16910/jemr.6.4.4</w:t>
        </w:r>
      </w:hyperlink>
    </w:p>
    <w:p w14:paraId="53C9C792" w14:textId="77777777" w:rsidR="009B6ABC" w:rsidRDefault="009B6ABC">
      <w:pPr>
        <w:rPr>
          <w:rStyle w:val="HTMLCite"/>
          <w:rFonts w:asciiTheme="majorBidi" w:hAnsiTheme="majorBidi" w:cstheme="majorBidi"/>
          <w:color w:val="222222"/>
          <w:sz w:val="22"/>
          <w:szCs w:val="22"/>
          <w:shd w:val="clear" w:color="auto" w:fill="FFFFFF"/>
        </w:rPr>
      </w:pPr>
    </w:p>
    <w:p w14:paraId="7EFA1349" w14:textId="77777777" w:rsidR="009B6ABC" w:rsidRDefault="00852710">
      <w:pPr>
        <w:rPr>
          <w:rStyle w:val="HTMLCite"/>
          <w:rFonts w:asciiTheme="majorBidi" w:hAnsiTheme="majorBidi" w:cstheme="majorBidi"/>
          <w:color w:val="222222"/>
          <w:sz w:val="22"/>
          <w:szCs w:val="22"/>
          <w:highlight w:val="white"/>
        </w:rPr>
      </w:pPr>
      <w:r w:rsidRPr="00355998">
        <w:rPr>
          <w:rStyle w:val="HTMLCite"/>
          <w:rFonts w:cstheme="majorBidi"/>
          <w:color w:val="222222"/>
          <w:sz w:val="22"/>
          <w:szCs w:val="22"/>
          <w:shd w:val="clear" w:color="auto" w:fill="FFFFFF"/>
        </w:rPr>
        <w:t xml:space="preserve">Hunt, A. R.; Kingstone, A. (2003). </w:t>
      </w:r>
      <w:r>
        <w:rPr>
          <w:rStyle w:val="HTMLCite"/>
          <w:rFonts w:cstheme="majorBidi"/>
          <w:color w:val="222222"/>
          <w:sz w:val="22"/>
          <w:szCs w:val="22"/>
          <w:shd w:val="clear" w:color="auto" w:fill="FFFFFF"/>
        </w:rPr>
        <w:t xml:space="preserve">"Covert and overt voluntary attention: Linked or </w:t>
      </w:r>
    </w:p>
    <w:p w14:paraId="5AC2E342" w14:textId="77777777" w:rsidR="009B6ABC" w:rsidRDefault="00852710">
      <w:pPr>
        <w:ind w:left="720"/>
      </w:pPr>
      <w:r>
        <w:rPr>
          <w:rStyle w:val="HTMLCite"/>
          <w:rFonts w:cstheme="majorBidi"/>
          <w:color w:val="222222"/>
          <w:sz w:val="22"/>
          <w:szCs w:val="22"/>
          <w:shd w:val="clear" w:color="auto" w:fill="FFFFFF"/>
        </w:rPr>
        <w:t>independent?". </w:t>
      </w:r>
      <w:r>
        <w:rPr>
          <w:rStyle w:val="HTMLCite"/>
          <w:rFonts w:cstheme="majorBidi"/>
          <w:i w:val="0"/>
          <w:iCs w:val="0"/>
          <w:color w:val="222222"/>
          <w:sz w:val="22"/>
          <w:szCs w:val="22"/>
          <w:shd w:val="clear" w:color="auto" w:fill="FFFFFF"/>
        </w:rPr>
        <w:t>Cognitive Brain Research.</w:t>
      </w:r>
      <w:r>
        <w:rPr>
          <w:rStyle w:val="HTMLCite"/>
          <w:rFonts w:cstheme="majorBidi"/>
          <w:color w:val="222222"/>
          <w:sz w:val="22"/>
          <w:szCs w:val="22"/>
          <w:shd w:val="clear" w:color="auto" w:fill="FFFFFF"/>
        </w:rPr>
        <w:t> </w:t>
      </w:r>
      <w:r>
        <w:rPr>
          <w:rStyle w:val="HTMLCite"/>
          <w:rFonts w:cstheme="majorBidi"/>
          <w:b/>
          <w:bCs/>
          <w:color w:val="222222"/>
          <w:sz w:val="22"/>
          <w:szCs w:val="22"/>
          <w:shd w:val="clear" w:color="auto" w:fill="FFFFFF"/>
        </w:rPr>
        <w:t>18</w:t>
      </w:r>
      <w:r>
        <w:rPr>
          <w:rStyle w:val="HTMLCite"/>
          <w:rFonts w:cstheme="majorBidi"/>
          <w:color w:val="222222"/>
          <w:sz w:val="22"/>
          <w:szCs w:val="22"/>
          <w:shd w:val="clear" w:color="auto" w:fill="FFFFFF"/>
        </w:rPr>
        <w:t> (1): 102–105.Retrieved from </w:t>
      </w:r>
      <w:hyperlink r:id="rId57">
        <w:r>
          <w:rPr>
            <w:rStyle w:val="InternetLink"/>
            <w:rFonts w:cstheme="majorBidi"/>
            <w:color w:val="007398"/>
            <w:sz w:val="22"/>
            <w:szCs w:val="22"/>
          </w:rPr>
          <w:t>https://doi.org/10.1016/j.cogbrainres.2003.08.006</w:t>
        </w:r>
      </w:hyperlink>
    </w:p>
    <w:p w14:paraId="0195520B" w14:textId="77777777" w:rsidR="009B6ABC" w:rsidRDefault="009B6ABC">
      <w:pPr>
        <w:rPr>
          <w:rStyle w:val="HTMLCite"/>
          <w:rFonts w:asciiTheme="majorBidi" w:hAnsiTheme="majorBidi" w:cstheme="majorBidi"/>
          <w:color w:val="222222"/>
          <w:sz w:val="22"/>
          <w:szCs w:val="22"/>
          <w:shd w:val="clear" w:color="auto" w:fill="FFFFFF"/>
        </w:rPr>
      </w:pPr>
    </w:p>
    <w:p w14:paraId="58791529" w14:textId="77777777" w:rsidR="009B6ABC" w:rsidRDefault="00852710">
      <w:pPr>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Jarodzka, H.  Scheiter, K. Gerjets, P., Gog., T. (2010) In the eyes of the beholder: How experts and </w:t>
      </w:r>
    </w:p>
    <w:p w14:paraId="382DA355"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novices interpret dynamic stimuli.</w:t>
      </w:r>
      <w:r>
        <w:rPr>
          <w:rFonts w:cstheme="majorBidi"/>
          <w:i/>
          <w:iCs/>
          <w:color w:val="333333"/>
          <w:sz w:val="22"/>
          <w:szCs w:val="22"/>
          <w:shd w:val="clear" w:color="auto" w:fill="FFFFFF"/>
        </w:rPr>
        <w:t xml:space="preserve"> Learning and Instruction</w:t>
      </w:r>
      <w:r>
        <w:rPr>
          <w:rFonts w:cstheme="majorBidi"/>
          <w:color w:val="333333"/>
          <w:sz w:val="22"/>
          <w:szCs w:val="22"/>
          <w:shd w:val="clear" w:color="auto" w:fill="FFFFFF"/>
        </w:rPr>
        <w:t xml:space="preserve">. Volume 20, Issue 2, </w:t>
      </w:r>
      <w:r w:rsidRPr="00E858C1">
        <w:rPr>
          <w:rFonts w:cstheme="majorBidi"/>
          <w:color w:val="333333"/>
          <w:sz w:val="22"/>
          <w:szCs w:val="22"/>
          <w:shd w:val="clear" w:color="auto" w:fill="FFFFFF"/>
          <w:rPrChange w:id="47" w:author="Microsoft Office User" w:date="2018-11-12T17:44:00Z">
            <w:rPr>
              <w:rFonts w:cstheme="majorBidi"/>
              <w:color w:val="333333"/>
              <w:sz w:val="22"/>
              <w:szCs w:val="22"/>
              <w:shd w:val="clear" w:color="auto" w:fill="FFFFFF"/>
              <w:lang w:val="fr-FR"/>
            </w:rPr>
          </w:rPrChange>
        </w:rPr>
        <w:t xml:space="preserve">Pages 146-154. </w:t>
      </w:r>
    </w:p>
    <w:p w14:paraId="49DFC63A" w14:textId="77777777" w:rsidR="009B6ABC" w:rsidRDefault="00852710">
      <w:pPr>
        <w:ind w:left="720"/>
        <w:rPr>
          <w:rFonts w:asciiTheme="majorBidi" w:hAnsiTheme="majorBidi" w:cstheme="majorBidi"/>
          <w:color w:val="333333"/>
          <w:sz w:val="22"/>
          <w:szCs w:val="22"/>
          <w:highlight w:val="white"/>
        </w:rPr>
      </w:pPr>
      <w:r w:rsidRPr="00E858C1">
        <w:rPr>
          <w:rFonts w:cstheme="majorBidi"/>
          <w:color w:val="333333"/>
          <w:sz w:val="22"/>
          <w:szCs w:val="22"/>
          <w:shd w:val="clear" w:color="auto" w:fill="FFFFFF"/>
          <w:rPrChange w:id="48" w:author="Microsoft Office User" w:date="2018-11-12T17:44:00Z">
            <w:rPr>
              <w:rFonts w:cstheme="majorBidi"/>
              <w:color w:val="333333"/>
              <w:sz w:val="22"/>
              <w:szCs w:val="22"/>
              <w:shd w:val="clear" w:color="auto" w:fill="FFFFFF"/>
              <w:lang w:val="fr-FR"/>
            </w:rPr>
          </w:rPrChange>
        </w:rPr>
        <w:t>Retrieved from https://doi.org/10.1016/j.learninstruc.2009.02.019</w:t>
      </w:r>
    </w:p>
    <w:p w14:paraId="28C46A73" w14:textId="77777777" w:rsidR="009B6ABC" w:rsidRDefault="009B6ABC">
      <w:pPr>
        <w:rPr>
          <w:rStyle w:val="HTMLCite"/>
          <w:rFonts w:asciiTheme="majorBidi" w:hAnsiTheme="majorBidi" w:cstheme="majorBidi"/>
          <w:i w:val="0"/>
          <w:iCs w:val="0"/>
          <w:color w:val="222222"/>
          <w:sz w:val="22"/>
          <w:szCs w:val="22"/>
          <w:shd w:val="clear" w:color="auto" w:fill="FFFFFF"/>
        </w:rPr>
      </w:pPr>
    </w:p>
    <w:p w14:paraId="12348D48" w14:textId="77777777" w:rsidR="009B6ABC" w:rsidRDefault="00852710">
      <w:pPr>
        <w:spacing w:line="330" w:lineRule="atLeast"/>
        <w:rPr>
          <w:rFonts w:asciiTheme="majorBidi" w:hAnsiTheme="majorBidi" w:cstheme="majorBidi"/>
          <w:sz w:val="22"/>
          <w:szCs w:val="22"/>
        </w:rPr>
      </w:pPr>
      <w:r>
        <w:rPr>
          <w:rFonts w:cstheme="majorBidi"/>
          <w:sz w:val="22"/>
          <w:szCs w:val="22"/>
        </w:rPr>
        <w:t xml:space="preserve">Rayner, K. 1998. Eye Movements in Reading and Information Processing: 20 Years of Research. </w:t>
      </w:r>
    </w:p>
    <w:p w14:paraId="051CABEC" w14:textId="77777777" w:rsidR="009B6ABC" w:rsidRDefault="00852710">
      <w:pPr>
        <w:spacing w:line="330" w:lineRule="atLeast"/>
        <w:ind w:left="720"/>
      </w:pPr>
      <w:r>
        <w:rPr>
          <w:rFonts w:cstheme="majorBidi"/>
          <w:sz w:val="22"/>
          <w:szCs w:val="22"/>
        </w:rPr>
        <w:t xml:space="preserve">Psychological Bulletin. 124, 3 (Nov. 1998), 372. Retrieved from </w:t>
      </w:r>
      <w:hyperlink r:id="rId58">
        <w:r>
          <w:rPr>
            <w:rStyle w:val="InternetLink"/>
            <w:rFonts w:cstheme="majorBidi"/>
            <w:sz w:val="22"/>
            <w:szCs w:val="22"/>
            <w:highlight w:val="white"/>
          </w:rPr>
          <w:t>http://dx.doi.org/10.1037/0033-2909.124.3.372</w:t>
        </w:r>
      </w:hyperlink>
    </w:p>
    <w:p w14:paraId="37FC2905" w14:textId="77777777" w:rsidR="009B6ABC" w:rsidRDefault="009B6ABC">
      <w:pPr>
        <w:spacing w:line="330" w:lineRule="atLeast"/>
        <w:rPr>
          <w:rFonts w:asciiTheme="majorBidi" w:hAnsiTheme="majorBidi" w:cstheme="majorBidi"/>
          <w:sz w:val="22"/>
          <w:szCs w:val="22"/>
          <w:shd w:val="clear" w:color="auto" w:fill="FFFFFF"/>
        </w:rPr>
      </w:pPr>
    </w:p>
    <w:p w14:paraId="5FBE65B4" w14:textId="77777777" w:rsidR="009B6ABC" w:rsidRDefault="00852710">
      <w:pPr>
        <w:spacing w:line="330" w:lineRule="atLeast"/>
      </w:pPr>
      <w:r>
        <w:t xml:space="preserve">Richstone L, Schwartz MJ, Seideman C et al: Eye metrics as an objective assessment of surgical </w:t>
      </w:r>
    </w:p>
    <w:p w14:paraId="26508FC5" w14:textId="77777777" w:rsidR="009B6ABC" w:rsidRDefault="00852710">
      <w:pPr>
        <w:spacing w:line="330" w:lineRule="atLeast"/>
        <w:ind w:left="720"/>
      </w:pPr>
      <w:r>
        <w:t xml:space="preserve">skill. Ann Surg, 2010; 252(1): 177–82. Retrieved from </w:t>
      </w:r>
      <w:hyperlink r:id="rId59">
        <w:r>
          <w:rPr>
            <w:rStyle w:val="InternetLink"/>
            <w:rFonts w:ascii="Arial" w:hAnsi="Arial" w:cs="Arial"/>
            <w:highlight w:val="white"/>
          </w:rPr>
          <w:t>http://dx.doi.org/</w:t>
        </w:r>
        <w:r>
          <w:rPr>
            <w:rStyle w:val="InternetLink"/>
            <w:rFonts w:ascii="Arial" w:hAnsi="Arial" w:cs="Arial"/>
            <w:b/>
            <w:bCs/>
            <w:highlight w:val="white"/>
          </w:rPr>
          <w:t>10.1097</w:t>
        </w:r>
        <w:r>
          <w:rPr>
            <w:rStyle w:val="InternetLink"/>
            <w:rFonts w:ascii="Arial" w:hAnsi="Arial" w:cs="Arial"/>
            <w:highlight w:val="white"/>
          </w:rPr>
          <w:t>/</w:t>
        </w:r>
        <w:r>
          <w:rPr>
            <w:rStyle w:val="InternetLink"/>
            <w:rFonts w:ascii="Arial" w:hAnsi="Arial" w:cs="Arial"/>
            <w:b/>
            <w:bCs/>
            <w:highlight w:val="white"/>
          </w:rPr>
          <w:t>SLA</w:t>
        </w:r>
        <w:r>
          <w:rPr>
            <w:rStyle w:val="InternetLink"/>
            <w:rFonts w:ascii="Arial" w:hAnsi="Arial" w:cs="Arial"/>
            <w:highlight w:val="white"/>
          </w:rPr>
          <w:t>.</w:t>
        </w:r>
        <w:r>
          <w:rPr>
            <w:rStyle w:val="InternetLink"/>
            <w:rFonts w:ascii="Arial" w:hAnsi="Arial" w:cs="Arial"/>
            <w:b/>
            <w:bCs/>
            <w:highlight w:val="white"/>
          </w:rPr>
          <w:t>0b013e3181e464fb</w:t>
        </w:r>
      </w:hyperlink>
    </w:p>
    <w:p w14:paraId="7BA84930" w14:textId="77777777" w:rsidR="009B6ABC" w:rsidRDefault="009B6ABC">
      <w:pPr>
        <w:pStyle w:val="NoSpacing"/>
        <w:rPr>
          <w:rFonts w:asciiTheme="majorBidi" w:hAnsiTheme="majorBidi" w:cstheme="majorBidi"/>
        </w:rPr>
      </w:pPr>
    </w:p>
    <w:p w14:paraId="020CA15D" w14:textId="77777777" w:rsidR="009B6ABC" w:rsidRDefault="00852710">
      <w:pPr>
        <w:rPr>
          <w:rFonts w:asciiTheme="majorBidi" w:hAnsiTheme="majorBidi" w:cstheme="majorBidi"/>
          <w:color w:val="333333"/>
          <w:sz w:val="22"/>
          <w:szCs w:val="22"/>
          <w:highlight w:val="white"/>
        </w:rPr>
      </w:pPr>
      <w:r>
        <w:rPr>
          <w:rFonts w:cstheme="majorBidi"/>
          <w:color w:val="333333"/>
          <w:sz w:val="22"/>
          <w:szCs w:val="22"/>
          <w:shd w:val="clear" w:color="auto" w:fill="FFFFFF"/>
        </w:rPr>
        <w:t xml:space="preserve">Rizzolatti G, Riggio L, Dascola I, Umilta C (1987) Reorienting attention across the horizontal and vertical </w:t>
      </w:r>
    </w:p>
    <w:p w14:paraId="3997280E" w14:textId="77777777" w:rsidR="009B6ABC" w:rsidRDefault="00852710">
      <w:pPr>
        <w:ind w:firstLine="720"/>
        <w:rPr>
          <w:rFonts w:asciiTheme="majorBidi" w:hAnsiTheme="majorBidi" w:cstheme="majorBidi"/>
          <w:color w:val="333333"/>
          <w:sz w:val="22"/>
          <w:szCs w:val="22"/>
          <w:highlight w:val="white"/>
        </w:rPr>
      </w:pPr>
      <w:r>
        <w:rPr>
          <w:rFonts w:cstheme="majorBidi"/>
          <w:color w:val="333333"/>
          <w:sz w:val="22"/>
          <w:szCs w:val="22"/>
          <w:shd w:val="clear" w:color="auto" w:fill="FFFFFF"/>
        </w:rPr>
        <w:t>meridians: evidence in favor of a premotor theory of attention. Neuropsychologia 25: 31–40.</w:t>
      </w:r>
    </w:p>
    <w:p w14:paraId="76E86E90" w14:textId="77777777" w:rsidR="009B6ABC" w:rsidRDefault="009B6ABC">
      <w:pPr>
        <w:pStyle w:val="NoSpacing"/>
        <w:ind w:left="720"/>
        <w:rPr>
          <w:rFonts w:asciiTheme="majorBidi" w:hAnsiTheme="majorBidi" w:cstheme="majorBidi"/>
        </w:rPr>
      </w:pPr>
    </w:p>
    <w:p w14:paraId="4DE6741C" w14:textId="77777777" w:rsidR="009B6ABC" w:rsidRDefault="00852710">
      <w:pPr>
        <w:pStyle w:val="NoSpacing"/>
        <w:rPr>
          <w:rFonts w:asciiTheme="majorBidi" w:eastAsia="Times New Roman" w:hAnsiTheme="majorBidi" w:cstheme="majorBidi"/>
          <w:highlight w:val="white"/>
        </w:rPr>
      </w:pPr>
      <w:r>
        <w:rPr>
          <w:rFonts w:eastAsia="Times New Roman" w:cstheme="majorBidi"/>
          <w:highlight w:val="white"/>
        </w:rPr>
        <w:t xml:space="preserve">Ozger, M. (2016 ) Paying attention to the evidence: a comparison of perception and decision </w:t>
      </w:r>
    </w:p>
    <w:p w14:paraId="1D01424C" w14:textId="77777777" w:rsidR="009B6ABC" w:rsidRDefault="00852710">
      <w:pPr>
        <w:pStyle w:val="NoSpacing"/>
        <w:ind w:left="720"/>
      </w:pPr>
      <w:r>
        <w:rPr>
          <w:rFonts w:eastAsia="Times New Roman" w:cstheme="majorBidi"/>
          <w:highlight w:val="white"/>
        </w:rPr>
        <w:t xml:space="preserve">making processes in novice and experienced scene of crime officers using eye tracking in simulated crime scene scenarios. PhD thesis, University of Lincoln. Retrieved from </w:t>
      </w:r>
      <w:hyperlink r:id="rId60">
        <w:r>
          <w:rPr>
            <w:rStyle w:val="InternetLink"/>
            <w:rFonts w:eastAsia="Times New Roman" w:cstheme="majorBidi"/>
            <w:color w:val="0000FF"/>
            <w:highlight w:val="white"/>
          </w:rPr>
          <w:t>http://eprints.lincoln.ac.uk/26649/</w:t>
        </w:r>
      </w:hyperlink>
    </w:p>
    <w:p w14:paraId="54591535" w14:textId="77777777" w:rsidR="009B6ABC" w:rsidRDefault="009B6ABC">
      <w:pPr>
        <w:pStyle w:val="NoSpacing"/>
        <w:rPr>
          <w:rFonts w:asciiTheme="majorBidi" w:eastAsia="Times New Roman" w:hAnsiTheme="majorBidi" w:cstheme="majorBidi"/>
          <w:color w:val="0000FF"/>
          <w:u w:val="single"/>
        </w:rPr>
      </w:pPr>
    </w:p>
    <w:p w14:paraId="788F638C" w14:textId="77777777" w:rsidR="009B6ABC" w:rsidRDefault="00852710">
      <w:pPr>
        <w:shd w:val="clear" w:color="auto" w:fill="FFFFFF"/>
        <w:rPr>
          <w:rStyle w:val="contribdegrees"/>
          <w:rFonts w:asciiTheme="majorBidi" w:hAnsiTheme="majorBidi" w:cstheme="majorBidi"/>
          <w:color w:val="000000"/>
          <w:sz w:val="22"/>
          <w:szCs w:val="22"/>
        </w:rPr>
      </w:pPr>
      <w:r>
        <w:rPr>
          <w:rStyle w:val="contribdegrees"/>
          <w:rFonts w:cstheme="majorBidi"/>
          <w:color w:val="000000"/>
          <w:sz w:val="22"/>
          <w:szCs w:val="22"/>
        </w:rPr>
        <w:t xml:space="preserve">Prytz., E.G., Norén, C., Johnson., C. (2018). Fixation Differences in Visual Search of Accident Scenes by </w:t>
      </w:r>
    </w:p>
    <w:p w14:paraId="2FEAF523" w14:textId="77777777" w:rsidR="009B6ABC" w:rsidRDefault="00852710">
      <w:pPr>
        <w:shd w:val="clear" w:color="auto" w:fill="FFFFFF"/>
        <w:ind w:left="720"/>
      </w:pPr>
      <w:r>
        <w:rPr>
          <w:rStyle w:val="contribdegrees"/>
          <w:rFonts w:cstheme="majorBidi"/>
          <w:color w:val="000000"/>
          <w:sz w:val="22"/>
          <w:szCs w:val="22"/>
        </w:rPr>
        <w:t xml:space="preserve">Novices and Expert Emergency Responders. </w:t>
      </w:r>
      <w:r>
        <w:rPr>
          <w:rStyle w:val="contribdegrees"/>
          <w:rFonts w:cstheme="majorBidi"/>
          <w:i/>
          <w:iCs/>
          <w:color w:val="000000"/>
          <w:sz w:val="22"/>
          <w:szCs w:val="22"/>
        </w:rPr>
        <w:t>Human Factors: The Journal of the Human Factors and Ergonomics Society</w:t>
      </w:r>
      <w:r>
        <w:rPr>
          <w:rStyle w:val="contribdegrees"/>
          <w:rFonts w:cstheme="majorBidi"/>
          <w:color w:val="000000"/>
          <w:sz w:val="22"/>
          <w:szCs w:val="22"/>
        </w:rPr>
        <w:t xml:space="preserve"> </w:t>
      </w:r>
      <w:r>
        <w:rPr>
          <w:rStyle w:val="publicationcontentepubdate"/>
          <w:rFonts w:cstheme="majorBidi"/>
          <w:color w:val="555555"/>
          <w:sz w:val="22"/>
          <w:szCs w:val="22"/>
          <w:shd w:val="clear" w:color="auto" w:fill="FFFFFF"/>
        </w:rPr>
        <w:t xml:space="preserve">Retrieved from </w:t>
      </w:r>
      <w:hyperlink r:id="rId61">
        <w:r>
          <w:rPr>
            <w:rStyle w:val="InternetLink"/>
            <w:rFonts w:cstheme="majorBidi"/>
            <w:color w:val="006ACC"/>
            <w:sz w:val="22"/>
            <w:szCs w:val="22"/>
            <w:u w:val="none"/>
          </w:rPr>
          <w:t>https://doi.org/10.1177/0018720818788142</w:t>
        </w:r>
      </w:hyperlink>
    </w:p>
    <w:p w14:paraId="63CAFC2E" w14:textId="77777777" w:rsidR="009B6ABC" w:rsidRDefault="009B6ABC">
      <w:pPr>
        <w:pStyle w:val="NoSpacing"/>
        <w:rPr>
          <w:rFonts w:asciiTheme="majorBidi" w:eastAsia="Times New Roman" w:hAnsiTheme="majorBidi" w:cstheme="majorBidi"/>
          <w:color w:val="0000FF"/>
          <w:u w:val="single"/>
        </w:rPr>
      </w:pPr>
    </w:p>
    <w:p w14:paraId="7D3960F3" w14:textId="77777777" w:rsidR="009B6ABC" w:rsidRDefault="00852710">
      <w:pPr>
        <w:pStyle w:val="NoSpacing"/>
        <w:rPr>
          <w:rFonts w:asciiTheme="majorBidi" w:eastAsia="Times New Roman" w:hAnsiTheme="majorBidi" w:cstheme="majorBidi"/>
        </w:rPr>
      </w:pPr>
      <w:r>
        <w:rPr>
          <w:rFonts w:eastAsia="Times New Roman" w:cstheme="majorBidi"/>
          <w:highlight w:val="white"/>
        </w:rPr>
        <w:t xml:space="preserve">Vickers, J.N. </w:t>
      </w:r>
      <w:r>
        <w:rPr>
          <w:rFonts w:eastAsia="Times New Roman" w:cstheme="majorBidi"/>
        </w:rPr>
        <w:t>(1992). Gaze control in putting.</w:t>
      </w:r>
      <w:r>
        <w:rPr>
          <w:rFonts w:eastAsia="Times New Roman" w:cstheme="majorBidi"/>
          <w:i/>
          <w:iCs/>
        </w:rPr>
        <w:t xml:space="preserve"> Perception 21, 117-132.</w:t>
      </w:r>
      <w:r>
        <w:rPr>
          <w:rFonts w:eastAsia="Times New Roman" w:cstheme="majorBidi"/>
        </w:rPr>
        <w:t xml:space="preserve"> Retrieved from </w:t>
      </w:r>
    </w:p>
    <w:p w14:paraId="1D494E3A" w14:textId="77777777" w:rsidR="009B6ABC" w:rsidRDefault="00B97CDE">
      <w:pPr>
        <w:pStyle w:val="NoSpacing"/>
        <w:ind w:firstLine="720"/>
      </w:pPr>
      <w:hyperlink r:id="rId62">
        <w:r w:rsidR="00852710">
          <w:rPr>
            <w:rStyle w:val="InternetLink"/>
            <w:rFonts w:eastAsia="Times New Roman" w:cstheme="majorBidi"/>
          </w:rPr>
          <w:t>https://doi.org/10.1068/p210117</w:t>
        </w:r>
      </w:hyperlink>
    </w:p>
    <w:p w14:paraId="204ADBF7" w14:textId="77777777" w:rsidR="009B6ABC" w:rsidRDefault="009B6ABC">
      <w:pPr>
        <w:pStyle w:val="NoSpacing"/>
        <w:ind w:firstLine="720"/>
        <w:rPr>
          <w:rFonts w:asciiTheme="majorBidi" w:eastAsia="Times New Roman" w:hAnsiTheme="majorBidi" w:cstheme="majorBidi"/>
        </w:rPr>
      </w:pPr>
    </w:p>
    <w:p w14:paraId="72E564D9" w14:textId="77777777" w:rsidR="009B6ABC" w:rsidRDefault="00852710">
      <w:pPr>
        <w:pStyle w:val="NoSpacing"/>
        <w:rPr>
          <w:rFonts w:asciiTheme="majorBidi" w:eastAsia="Times New Roman" w:hAnsiTheme="majorBidi" w:cstheme="majorBidi"/>
          <w:color w:val="1C1D1E"/>
          <w:highlight w:val="white"/>
        </w:rPr>
      </w:pPr>
      <w:r>
        <w:rPr>
          <w:rFonts w:eastAsia="Times New Roman" w:cstheme="majorBidi"/>
          <w:color w:val="1C1D1E"/>
          <w:highlight w:val="white"/>
        </w:rPr>
        <w:t>Vine, S. J., Chaytor, R. J., McGrath, J. S., Masters, R. S., and Wilson,</w:t>
      </w:r>
      <w:r>
        <w:rPr>
          <w:rFonts w:eastAsia="Times New Roman" w:cstheme="majorBidi"/>
        </w:rPr>
        <w:t xml:space="preserve"> </w:t>
      </w:r>
      <w:r>
        <w:rPr>
          <w:rFonts w:eastAsia="Times New Roman" w:cstheme="majorBidi"/>
          <w:color w:val="1C1D1E"/>
          <w:highlight w:val="white"/>
        </w:rPr>
        <w:t xml:space="preserve">M. R. (2013). Gaze </w:t>
      </w:r>
    </w:p>
    <w:p w14:paraId="655ADC08" w14:textId="77777777" w:rsidR="009B6ABC" w:rsidRDefault="00852710">
      <w:pPr>
        <w:pStyle w:val="NoSpacing"/>
        <w:ind w:left="720"/>
      </w:pPr>
      <w:r>
        <w:rPr>
          <w:rFonts w:eastAsia="Times New Roman" w:cstheme="majorBidi"/>
          <w:color w:val="1C1D1E"/>
          <w:highlight w:val="white"/>
        </w:rPr>
        <w:t>training improves the retention and transfer</w:t>
      </w:r>
      <w:r>
        <w:rPr>
          <w:rFonts w:eastAsia="Times New Roman" w:cstheme="majorBidi"/>
        </w:rPr>
        <w:t xml:space="preserve"> </w:t>
      </w:r>
      <w:r>
        <w:rPr>
          <w:rFonts w:eastAsia="Times New Roman" w:cstheme="majorBidi"/>
          <w:color w:val="1C1D1E"/>
          <w:highlight w:val="white"/>
        </w:rPr>
        <w:t xml:space="preserve">of laparoscopic technical skills in novices. </w:t>
      </w:r>
      <w:r>
        <w:rPr>
          <w:rFonts w:eastAsia="Times New Roman" w:cstheme="majorBidi"/>
          <w:i/>
          <w:color w:val="1C1D1E"/>
          <w:highlight w:val="white"/>
        </w:rPr>
        <w:t>Surgical Endoscopy</w:t>
      </w:r>
      <w:r>
        <w:rPr>
          <w:rFonts w:eastAsia="Times New Roman" w:cstheme="majorBidi"/>
          <w:color w:val="1C1D1E"/>
          <w:highlight w:val="white"/>
        </w:rPr>
        <w:t xml:space="preserve">. 27(9), 3205–3213. Retrieved from </w:t>
      </w:r>
      <w:hyperlink r:id="rId63">
        <w:r>
          <w:rPr>
            <w:rStyle w:val="InternetLink"/>
            <w:rFonts w:eastAsia="Times New Roman" w:cstheme="majorBidi"/>
            <w:color w:val="1155CC"/>
            <w:highlight w:val="white"/>
          </w:rPr>
          <w:t>https://doi.org/10.1007/s00464-013-2893-8</w:t>
        </w:r>
      </w:hyperlink>
    </w:p>
    <w:p w14:paraId="69B7FAD7" w14:textId="77777777" w:rsidR="009B6ABC" w:rsidRDefault="009B6ABC">
      <w:pPr>
        <w:pStyle w:val="NoSpacing"/>
        <w:ind w:left="720"/>
        <w:rPr>
          <w:rFonts w:asciiTheme="majorBidi" w:eastAsia="Times New Roman" w:hAnsiTheme="majorBidi" w:cstheme="majorBidi"/>
          <w:color w:val="1155CC"/>
          <w:u w:val="single"/>
        </w:rPr>
      </w:pPr>
    </w:p>
    <w:p w14:paraId="521F0570" w14:textId="77777777" w:rsidR="009B6ABC" w:rsidRDefault="00852710">
      <w:pPr>
        <w:pStyle w:val="NoSpacing"/>
        <w:rPr>
          <w:rFonts w:asciiTheme="majorBidi" w:hAnsiTheme="majorBidi" w:cstheme="majorBidi"/>
        </w:rPr>
      </w:pPr>
      <w:r>
        <w:rPr>
          <w:rFonts w:cstheme="majorBidi"/>
        </w:rPr>
        <w:t>Watalingam, R.D, Richetelli, N., Pelz, J.B., Speir, J.A. (2017).</w:t>
      </w:r>
    </w:p>
    <w:p w14:paraId="0B2072C8" w14:textId="77777777" w:rsidR="009B6ABC" w:rsidRDefault="00852710">
      <w:pPr>
        <w:pStyle w:val="NoSpacing"/>
        <w:ind w:firstLine="720"/>
        <w:rPr>
          <w:rFonts w:asciiTheme="majorBidi" w:hAnsiTheme="majorBidi" w:cstheme="majorBidi"/>
        </w:rPr>
      </w:pPr>
      <w:r>
        <w:rPr>
          <w:rFonts w:cstheme="majorBidi"/>
        </w:rPr>
        <w:t>Eye tracking to evaluate evidence recognition in crime scene investigations,</w:t>
      </w:r>
    </w:p>
    <w:p w14:paraId="76E01501" w14:textId="77777777" w:rsidR="009B6ABC" w:rsidRDefault="00852710">
      <w:pPr>
        <w:pStyle w:val="NoSpacing"/>
        <w:ind w:left="720"/>
      </w:pPr>
      <w:r>
        <w:rPr>
          <w:rFonts w:cstheme="majorBidi"/>
          <w:i/>
          <w:iCs/>
        </w:rPr>
        <w:t>Forensic Science International</w:t>
      </w:r>
      <w:r>
        <w:rPr>
          <w:rFonts w:cstheme="majorBidi"/>
        </w:rPr>
        <w:t xml:space="preserve">. 280, 64-80. Retrieved from </w:t>
      </w:r>
      <w:hyperlink r:id="rId64">
        <w:r>
          <w:rPr>
            <w:rStyle w:val="InternetLink"/>
            <w:rFonts w:cstheme="majorBidi"/>
          </w:rPr>
          <w:t>https://doi.org/10.1016/j.forsciint.2017.08.012</w:t>
        </w:r>
      </w:hyperlink>
    </w:p>
    <w:p w14:paraId="0D92C9F7" w14:textId="77777777" w:rsidR="009B6ABC" w:rsidRDefault="009B6ABC">
      <w:pPr>
        <w:pStyle w:val="NoSpacing"/>
        <w:ind w:left="720"/>
        <w:rPr>
          <w:rFonts w:asciiTheme="majorBidi" w:hAnsiTheme="majorBidi" w:cstheme="majorBidi"/>
        </w:rPr>
      </w:pPr>
    </w:p>
    <w:p w14:paraId="535AD349" w14:textId="77777777" w:rsidR="009B6ABC" w:rsidRDefault="00852710">
      <w:pPr>
        <w:pStyle w:val="NoSpacing"/>
      </w:pPr>
      <w:r>
        <w:t xml:space="preserve">Wood, R. E. (1986). Task complexity: Definition of the construct. Organizational Behavior and </w:t>
      </w:r>
    </w:p>
    <w:p w14:paraId="5E686718" w14:textId="77777777" w:rsidR="009B6ABC" w:rsidRDefault="00852710">
      <w:pPr>
        <w:pStyle w:val="NoSpacing"/>
        <w:ind w:left="720"/>
        <w:rPr>
          <w:rStyle w:val="InternetLink"/>
          <w:rFonts w:ascii="Arial" w:hAnsi="Arial" w:cs="Arial"/>
          <w:sz w:val="20"/>
          <w:szCs w:val="20"/>
        </w:rPr>
      </w:pPr>
      <w:r>
        <w:t xml:space="preserve">Human Decision Processes, 37, 60–82. Retrieved from </w:t>
      </w:r>
      <w:hyperlink r:id="rId65">
        <w:r>
          <w:rPr>
            <w:rStyle w:val="InternetLink"/>
            <w:rFonts w:ascii="Arial" w:hAnsi="Arial" w:cs="Arial"/>
            <w:sz w:val="20"/>
            <w:szCs w:val="20"/>
          </w:rPr>
          <w:t>https://doi.org/10.1016/0749-5978(86)90044-0</w:t>
        </w:r>
      </w:hyperlink>
    </w:p>
    <w:p w14:paraId="6647D9CF" w14:textId="77777777" w:rsidR="00A5664D" w:rsidRDefault="00A5664D">
      <w:pPr>
        <w:pStyle w:val="NoSpacing"/>
        <w:ind w:left="720"/>
        <w:rPr>
          <w:rStyle w:val="InternetLink"/>
          <w:rFonts w:ascii="Arial" w:hAnsi="Arial" w:cs="Arial"/>
          <w:sz w:val="20"/>
          <w:szCs w:val="20"/>
        </w:rPr>
      </w:pPr>
    </w:p>
    <w:p w14:paraId="6D7BCF16" w14:textId="77777777" w:rsidR="00A5664D" w:rsidRDefault="00A5664D">
      <w:pPr>
        <w:pStyle w:val="NoSpacing"/>
        <w:ind w:left="720"/>
        <w:rPr>
          <w:rStyle w:val="InternetLink"/>
          <w:rFonts w:ascii="Arial" w:hAnsi="Arial" w:cs="Arial"/>
          <w:sz w:val="20"/>
          <w:szCs w:val="20"/>
        </w:rPr>
      </w:pPr>
    </w:p>
    <w:p w14:paraId="41C4669E" w14:textId="77777777" w:rsidR="00A5664D" w:rsidRDefault="00A5664D">
      <w:pPr>
        <w:pStyle w:val="NoSpacing"/>
        <w:ind w:left="720"/>
        <w:rPr>
          <w:rStyle w:val="InternetLink"/>
          <w:rFonts w:ascii="Arial" w:hAnsi="Arial" w:cs="Arial"/>
          <w:sz w:val="20"/>
          <w:szCs w:val="20"/>
        </w:rPr>
      </w:pPr>
      <w:r>
        <w:rPr>
          <w:rStyle w:val="InternetLink"/>
          <w:rFonts w:ascii="Arial" w:hAnsi="Arial" w:cs="Arial"/>
          <w:sz w:val="20"/>
          <w:szCs w:val="20"/>
        </w:rPr>
        <w:t>Bruce and tsosos</w:t>
      </w:r>
    </w:p>
    <w:p w14:paraId="26A19D55" w14:textId="77777777" w:rsidR="00A5664D" w:rsidRDefault="00A5664D" w:rsidP="00A5664D">
      <w:pPr>
        <w:pStyle w:val="NoSpacing"/>
      </w:pPr>
      <w:r w:rsidRPr="00A5664D">
        <w:t>chrome-extension://laookkfknpbbblfpciffpaejjkokdgca/dashboard.html</w:t>
      </w:r>
    </w:p>
    <w:p w14:paraId="1550BE39" w14:textId="77777777" w:rsidR="00E12DA4" w:rsidRDefault="00E12DA4" w:rsidP="00A5664D">
      <w:pPr>
        <w:pStyle w:val="NoSpacing"/>
      </w:pPr>
    </w:p>
    <w:p w14:paraId="559E57BD" w14:textId="17906E6A" w:rsidR="00E12DA4" w:rsidRDefault="00E12DA4" w:rsidP="00A5664D">
      <w:pPr>
        <w:pStyle w:val="NoSpacing"/>
      </w:pPr>
    </w:p>
    <w:p w14:paraId="1AE89F51" w14:textId="2D8A2DE7" w:rsidR="00C23A92" w:rsidRPr="00F23BFA" w:rsidRDefault="00C23A92" w:rsidP="00A5664D">
      <w:pPr>
        <w:pStyle w:val="NoSpacing"/>
        <w:rPr>
          <w:color w:val="FF0000"/>
        </w:rPr>
      </w:pPr>
      <w:r w:rsidRPr="00F23BFA">
        <w:rPr>
          <w:color w:val="FF0000"/>
        </w:rPr>
        <w:t xml:space="preserve">CLF and gini impurity </w:t>
      </w:r>
    </w:p>
    <w:p w14:paraId="1F49BE3E" w14:textId="0CA2C95C" w:rsidR="00E12DA4" w:rsidRPr="00F23BFA" w:rsidRDefault="00B97CDE" w:rsidP="0036166A">
      <w:pPr>
        <w:pStyle w:val="NoSpacing"/>
        <w:rPr>
          <w:color w:val="FF0000"/>
        </w:rPr>
      </w:pPr>
      <w:hyperlink r:id="rId66" w:anchor="sklearn.tree.DecisionTreeClassifier.feature_importances_" w:history="1">
        <w:r w:rsidR="00C23A92" w:rsidRPr="00F23BFA">
          <w:rPr>
            <w:rStyle w:val="Hyperlink"/>
            <w:color w:val="FF0000"/>
          </w:rPr>
          <w:t>https://scikit-learn.org/stable/modules/generated/sklearn.tree.DecisionTreeClassifier.html#sklearn.tree.DecisionTreeClassifier.feature_importances_</w:t>
        </w:r>
      </w:hyperlink>
    </w:p>
    <w:p w14:paraId="5E3839BD" w14:textId="6C72394D" w:rsidR="00C23A92" w:rsidRPr="00F23BFA" w:rsidRDefault="00C23A92" w:rsidP="0036166A">
      <w:pPr>
        <w:pStyle w:val="NoSpacing"/>
        <w:rPr>
          <w:color w:val="FF0000"/>
        </w:rPr>
      </w:pPr>
    </w:p>
    <w:p w14:paraId="750D3A60" w14:textId="42FCAAF7" w:rsidR="004F3DAF" w:rsidRPr="00F23BFA" w:rsidRDefault="004F3DAF" w:rsidP="0036166A">
      <w:pPr>
        <w:pStyle w:val="NoSpacing"/>
        <w:rPr>
          <w:color w:val="FF0000"/>
        </w:rPr>
      </w:pPr>
    </w:p>
    <w:p w14:paraId="4025254E" w14:textId="750D97AA" w:rsidR="004F3DAF" w:rsidRPr="00F23BFA" w:rsidRDefault="004F3DAF" w:rsidP="0036166A">
      <w:pPr>
        <w:pStyle w:val="NoSpacing"/>
        <w:rPr>
          <w:color w:val="FF0000"/>
        </w:rPr>
      </w:pPr>
      <w:r w:rsidRPr="00F23BFA">
        <w:rPr>
          <w:color w:val="FF0000"/>
        </w:rPr>
        <w:lastRenderedPageBreak/>
        <w:t xml:space="preserve">Jocelyn D’souza picture of randomforrests </w:t>
      </w:r>
    </w:p>
    <w:p w14:paraId="7237A7D0" w14:textId="2B06D4F9" w:rsidR="004F3DAF" w:rsidRPr="00F23BFA" w:rsidRDefault="00B97CDE" w:rsidP="0036166A">
      <w:pPr>
        <w:pStyle w:val="NoSpacing"/>
        <w:rPr>
          <w:color w:val="FF0000"/>
        </w:rPr>
      </w:pPr>
      <w:hyperlink r:id="rId67" w:history="1">
        <w:r w:rsidR="004F3DAF" w:rsidRPr="00F23BFA">
          <w:rPr>
            <w:rStyle w:val="Hyperlink"/>
            <w:color w:val="FF0000"/>
          </w:rPr>
          <w:t>https://medium.com/greyatom/a-trip-to-random-forest-5c30d8250d6a</w:t>
        </w:r>
      </w:hyperlink>
    </w:p>
    <w:p w14:paraId="46BAC6F3" w14:textId="1FFF6C07" w:rsidR="004F3DAF" w:rsidRPr="00F23BFA" w:rsidRDefault="004F3DAF" w:rsidP="0036166A">
      <w:pPr>
        <w:pStyle w:val="NoSpacing"/>
        <w:rPr>
          <w:color w:val="FF0000"/>
        </w:rPr>
      </w:pPr>
    </w:p>
    <w:p w14:paraId="24E01E7D" w14:textId="067E2D2D" w:rsidR="00F23BFA" w:rsidRPr="00F23BFA" w:rsidRDefault="00F23BFA" w:rsidP="0036166A">
      <w:pPr>
        <w:pStyle w:val="NoSpacing"/>
        <w:rPr>
          <w:color w:val="FF0000"/>
        </w:rPr>
      </w:pPr>
    </w:p>
    <w:p w14:paraId="3197C49B" w14:textId="71F7CFB7" w:rsidR="00F23BFA" w:rsidRPr="00F23BFA" w:rsidRDefault="00F23BFA" w:rsidP="0036166A">
      <w:pPr>
        <w:pStyle w:val="NoSpacing"/>
        <w:rPr>
          <w:color w:val="FF0000"/>
        </w:rPr>
      </w:pPr>
    </w:p>
    <w:p w14:paraId="4AE88741" w14:textId="405DCC32" w:rsidR="00F23BFA" w:rsidRDefault="00F23BFA" w:rsidP="00072FBB">
      <w:pPr>
        <w:pStyle w:val="NoSpacing"/>
        <w:rPr>
          <w:rFonts w:ascii="Helvetica" w:hAnsi="Helvetica"/>
          <w:color w:val="333333"/>
          <w:spacing w:val="4"/>
          <w:sz w:val="21"/>
          <w:szCs w:val="21"/>
          <w:shd w:val="clear" w:color="auto" w:fill="FFFFFF"/>
        </w:rPr>
      </w:pPr>
      <w:r w:rsidRPr="00F23BFA">
        <w:rPr>
          <w:color w:val="FF0000"/>
        </w:rPr>
        <w:t xml:space="preserve">Quinlan, Ross. (1986). Induction of Decision Trees. Machine Learning. 1. 81-106. </w:t>
      </w:r>
      <w:r w:rsidR="00072FBB">
        <w:rPr>
          <w:color w:val="FF0000"/>
        </w:rPr>
        <w:t xml:space="preserve">Retrieved from </w:t>
      </w:r>
      <w:hyperlink r:id="rId68" w:history="1">
        <w:r w:rsidR="00072FBB" w:rsidRPr="00F5059C">
          <w:rPr>
            <w:rStyle w:val="Hyperlink"/>
            <w:rFonts w:ascii="Helvetica" w:hAnsi="Helvetica"/>
            <w:spacing w:val="4"/>
            <w:sz w:val="21"/>
            <w:szCs w:val="21"/>
            <w:shd w:val="clear" w:color="auto" w:fill="FFFFFF"/>
          </w:rPr>
          <w:t>https://doi.org/10.1023/A:1022643204877</w:t>
        </w:r>
      </w:hyperlink>
    </w:p>
    <w:p w14:paraId="59D2B91F" w14:textId="442E905A" w:rsidR="00072FBB" w:rsidRDefault="00072FBB" w:rsidP="00072FBB">
      <w:pPr>
        <w:pStyle w:val="NoSpacing"/>
        <w:rPr>
          <w:rFonts w:ascii="Helvetica" w:hAnsi="Helvetica"/>
          <w:color w:val="333333"/>
          <w:spacing w:val="4"/>
          <w:sz w:val="21"/>
          <w:szCs w:val="21"/>
          <w:shd w:val="clear" w:color="auto" w:fill="FFFFFF"/>
        </w:rPr>
      </w:pPr>
    </w:p>
    <w:p w14:paraId="4964A8A2" w14:textId="4C9A5218" w:rsidR="00072FBB" w:rsidRDefault="001E3B5A" w:rsidP="00072FBB">
      <w:pPr>
        <w:pStyle w:val="NoSpacing"/>
        <w:rPr>
          <w:rFonts w:ascii="Tahoma" w:hAnsi="Tahoma" w:cs="Tahoma"/>
          <w:color w:val="000000"/>
          <w:sz w:val="18"/>
          <w:szCs w:val="18"/>
          <w:shd w:val="clear" w:color="auto" w:fill="FFFFFF"/>
        </w:rPr>
      </w:pPr>
      <w:r>
        <w:rPr>
          <w:rFonts w:ascii="Tahoma" w:hAnsi="Tahoma" w:cs="Tahoma"/>
          <w:color w:val="000000"/>
          <w:sz w:val="18"/>
          <w:szCs w:val="18"/>
          <w:shd w:val="clear" w:color="auto" w:fill="FFFFFF"/>
        </w:rPr>
        <w:t>Gareth James, Daniela Witten, Trevor Hastie, and Robert Tibshirani. 2014. </w:t>
      </w:r>
      <w:r>
        <w:rPr>
          <w:rStyle w:val="Emphasis"/>
          <w:rFonts w:ascii="Tahoma" w:hAnsi="Tahoma" w:cs="Tahoma"/>
          <w:i w:val="0"/>
          <w:iCs w:val="0"/>
          <w:color w:val="000000"/>
          <w:sz w:val="18"/>
          <w:szCs w:val="18"/>
          <w:shd w:val="clear" w:color="auto" w:fill="FFFFFF"/>
        </w:rPr>
        <w:t>An Introduction to Statistical Learning: With Applications in R</w:t>
      </w:r>
      <w:r>
        <w:rPr>
          <w:rFonts w:ascii="Tahoma" w:hAnsi="Tahoma" w:cs="Tahoma"/>
          <w:color w:val="000000"/>
          <w:sz w:val="18"/>
          <w:szCs w:val="18"/>
          <w:shd w:val="clear" w:color="auto" w:fill="FFFFFF"/>
        </w:rPr>
        <w:t>. Springer Publishing Company, Incorporated.</w:t>
      </w:r>
    </w:p>
    <w:p w14:paraId="574C53A2" w14:textId="3EA38893" w:rsidR="00875DED" w:rsidRDefault="00875DED" w:rsidP="00072FBB">
      <w:pPr>
        <w:pStyle w:val="NoSpacing"/>
        <w:rPr>
          <w:rFonts w:ascii="Tahoma" w:hAnsi="Tahoma" w:cs="Tahoma"/>
          <w:color w:val="000000"/>
          <w:sz w:val="18"/>
          <w:szCs w:val="18"/>
          <w:shd w:val="clear" w:color="auto" w:fill="FFFFFF"/>
        </w:rPr>
      </w:pPr>
    </w:p>
    <w:p w14:paraId="22BB51C9" w14:textId="523616BD" w:rsidR="00875DED" w:rsidRDefault="00875DED" w:rsidP="00072FBB">
      <w:pPr>
        <w:pStyle w:val="NoSpacing"/>
        <w:rPr>
          <w:rFonts w:ascii="Tahoma" w:hAnsi="Tahoma" w:cs="Tahoma"/>
          <w:color w:val="000000"/>
          <w:sz w:val="18"/>
          <w:szCs w:val="18"/>
          <w:shd w:val="clear" w:color="auto" w:fill="FFFFFF"/>
        </w:rPr>
      </w:pPr>
    </w:p>
    <w:p w14:paraId="001320EA" w14:textId="0864077C" w:rsidR="00875DED" w:rsidRDefault="00875DED" w:rsidP="00072FBB">
      <w:pPr>
        <w:pStyle w:val="NoSpacing"/>
        <w:rPr>
          <w:rFonts w:ascii="Helvetica" w:hAnsi="Helvetica"/>
          <w:color w:val="1D1F22"/>
          <w:sz w:val="22"/>
        </w:rPr>
      </w:pPr>
      <w:r>
        <w:rPr>
          <w:rFonts w:ascii="Helvetica" w:hAnsi="Helvetica"/>
          <w:color w:val="1D1F22"/>
          <w:sz w:val="22"/>
        </w:rPr>
        <w:t>P. Geurts, D. Ernst., and L. Wehenkel, “Extremely randomized trees”, Machine Learning, 63(1), 3-42, 2006.</w:t>
      </w:r>
    </w:p>
    <w:p w14:paraId="007FE3F0" w14:textId="55ADB5D7" w:rsidR="00875DED" w:rsidRDefault="00875DED" w:rsidP="00072FBB">
      <w:pPr>
        <w:pStyle w:val="NoSpacing"/>
        <w:rPr>
          <w:rFonts w:ascii="Helvetica" w:hAnsi="Helvetica"/>
          <w:color w:val="1D1F22"/>
          <w:sz w:val="22"/>
        </w:rPr>
      </w:pPr>
    </w:p>
    <w:p w14:paraId="351ADA5A" w14:textId="77777777" w:rsidR="006B24C0" w:rsidRPr="0049747C" w:rsidRDefault="00B97CDE" w:rsidP="006B24C0">
      <w:pPr>
        <w:rPr>
          <w:sz w:val="22"/>
          <w:szCs w:val="22"/>
        </w:rPr>
      </w:pPr>
      <w:hyperlink r:id="rId69" w:history="1">
        <w:r w:rsidR="006B24C0" w:rsidRPr="0049747C">
          <w:rPr>
            <w:rStyle w:val="Hyperlink"/>
            <w:sz w:val="22"/>
            <w:szCs w:val="22"/>
          </w:rPr>
          <w:t>https://scikit-learn.org/stable/modules/generated/sklearn.preprocessing.StandardScaler.html</w:t>
        </w:r>
      </w:hyperlink>
    </w:p>
    <w:p w14:paraId="62378CE1" w14:textId="77777777" w:rsidR="006B24C0" w:rsidRPr="0049747C" w:rsidRDefault="006B24C0" w:rsidP="006B24C0">
      <w:pPr>
        <w:rPr>
          <w:sz w:val="22"/>
          <w:szCs w:val="22"/>
        </w:rPr>
      </w:pPr>
    </w:p>
    <w:p w14:paraId="082479F2" w14:textId="77777777" w:rsidR="006B24C0" w:rsidRPr="0049747C" w:rsidRDefault="00B97CDE" w:rsidP="006B24C0">
      <w:pPr>
        <w:rPr>
          <w:sz w:val="22"/>
          <w:szCs w:val="22"/>
        </w:rPr>
      </w:pPr>
      <w:hyperlink r:id="rId70" w:history="1">
        <w:r w:rsidR="006B24C0" w:rsidRPr="0049747C">
          <w:rPr>
            <w:rStyle w:val="Hyperlink"/>
            <w:sz w:val="22"/>
            <w:szCs w:val="22"/>
          </w:rPr>
          <w:t>https://scikit-learn.org/stable/modules/generated/sklearn.preprocessing.MinMaxScaler.html</w:t>
        </w:r>
      </w:hyperlink>
    </w:p>
    <w:p w14:paraId="0425E12F" w14:textId="4E1FBF26" w:rsidR="00875DED" w:rsidRDefault="00875DED" w:rsidP="00072FBB">
      <w:pPr>
        <w:pStyle w:val="NoSpacing"/>
        <w:rPr>
          <w:color w:val="FF0000"/>
        </w:rPr>
      </w:pPr>
    </w:p>
    <w:p w14:paraId="32F4F53D" w14:textId="044B5747" w:rsidR="00C74937" w:rsidRDefault="00C74937" w:rsidP="00072FBB">
      <w:pPr>
        <w:pStyle w:val="NoSpacing"/>
        <w:rPr>
          <w:color w:val="FF0000"/>
        </w:rPr>
      </w:pPr>
    </w:p>
    <w:p w14:paraId="595FFDE2" w14:textId="5A26C278" w:rsidR="00C74937" w:rsidRDefault="00C74937" w:rsidP="00072FBB">
      <w:pPr>
        <w:pStyle w:val="NoSpacing"/>
        <w:rPr>
          <w:color w:val="FF0000"/>
        </w:rPr>
      </w:pPr>
    </w:p>
    <w:p w14:paraId="1BFF4911" w14:textId="23E687E1" w:rsidR="00C74937" w:rsidRDefault="00C74937" w:rsidP="00072FBB">
      <w:pPr>
        <w:pStyle w:val="NoSpacing"/>
        <w:rPr>
          <w:rFonts w:ascii="Georgia" w:hAnsi="Georgia"/>
          <w:color w:val="333333"/>
          <w:sz w:val="20"/>
          <w:szCs w:val="20"/>
          <w:shd w:val="clear" w:color="auto" w:fill="FCFCFC"/>
        </w:rPr>
      </w:pPr>
      <w:r>
        <w:rPr>
          <w:rFonts w:ascii="Georgia" w:hAnsi="Georgia"/>
          <w:color w:val="333333"/>
          <w:sz w:val="20"/>
          <w:szCs w:val="20"/>
          <w:shd w:val="clear" w:color="auto" w:fill="FCFCFC"/>
        </w:rPr>
        <w:t>Raschka S (2015) Python machine learning. Packt Publishing Ltd, Birmingham</w:t>
      </w:r>
    </w:p>
    <w:p w14:paraId="5DF78AD1" w14:textId="1EF15767" w:rsidR="00AF1722" w:rsidRDefault="00AF1722" w:rsidP="00072FBB">
      <w:pPr>
        <w:pStyle w:val="NoSpacing"/>
        <w:rPr>
          <w:rFonts w:ascii="Georgia" w:hAnsi="Georgia"/>
          <w:color w:val="333333"/>
          <w:sz w:val="20"/>
          <w:szCs w:val="20"/>
          <w:shd w:val="clear" w:color="auto" w:fill="FCFCFC"/>
        </w:rPr>
      </w:pPr>
    </w:p>
    <w:p w14:paraId="2BB2BC79" w14:textId="6FCB6F15" w:rsidR="00AF1722" w:rsidRDefault="00AF1722" w:rsidP="00072FBB">
      <w:pPr>
        <w:pStyle w:val="NoSpacing"/>
        <w:rPr>
          <w:rFonts w:ascii="Georgia" w:hAnsi="Georgia"/>
          <w:color w:val="333333"/>
          <w:sz w:val="20"/>
          <w:szCs w:val="20"/>
          <w:shd w:val="clear" w:color="auto" w:fill="FCFCFC"/>
        </w:rPr>
      </w:pPr>
    </w:p>
    <w:p w14:paraId="6A715D1B" w14:textId="78D65D1B" w:rsidR="00AF1722" w:rsidRPr="00355998" w:rsidRDefault="00AF1722" w:rsidP="00AF1722">
      <w:pPr>
        <w:pStyle w:val="NoSpacing"/>
        <w:ind w:firstLine="720"/>
        <w:rPr>
          <w:rFonts w:asciiTheme="majorBidi" w:hAnsiTheme="majorBidi" w:cstheme="majorBidi"/>
          <w:color w:val="333333"/>
          <w:sz w:val="16"/>
          <w:szCs w:val="16"/>
          <w:shd w:val="clear" w:color="auto" w:fill="FCFCFC"/>
          <w:lang w:val="it-IT"/>
        </w:rPr>
      </w:pPr>
      <w:r w:rsidRPr="00AF1722">
        <w:rPr>
          <w:rFonts w:asciiTheme="majorBidi" w:hAnsiTheme="majorBidi" w:cstheme="majorBidi"/>
          <w:color w:val="333333"/>
          <w:spacing w:val="2"/>
          <w:sz w:val="22"/>
          <w:shd w:val="clear" w:color="auto" w:fill="FCFCFC"/>
        </w:rPr>
        <w:t xml:space="preserve">A. Zimek, E. Schubert, H.P. Kriegel, A survey on unsupervised outlier detection in high-dimensional numerical data. </w:t>
      </w:r>
      <w:r w:rsidRPr="00355998">
        <w:rPr>
          <w:rFonts w:asciiTheme="majorBidi" w:hAnsiTheme="majorBidi" w:cstheme="majorBidi"/>
          <w:color w:val="333333"/>
          <w:spacing w:val="2"/>
          <w:sz w:val="22"/>
          <w:shd w:val="clear" w:color="auto" w:fill="FCFCFC"/>
          <w:lang w:val="it-IT"/>
        </w:rPr>
        <w:t>Stat. Anal. Data Min. ASA Data Sci. J. </w:t>
      </w:r>
      <w:r w:rsidRPr="00355998">
        <w:rPr>
          <w:rStyle w:val="Strong"/>
          <w:rFonts w:asciiTheme="majorBidi" w:hAnsiTheme="majorBidi" w:cstheme="majorBidi"/>
          <w:color w:val="333333"/>
          <w:spacing w:val="2"/>
          <w:sz w:val="22"/>
          <w:shd w:val="clear" w:color="auto" w:fill="FCFCFC"/>
          <w:lang w:val="it-IT"/>
        </w:rPr>
        <w:t>5</w:t>
      </w:r>
      <w:r w:rsidRPr="00355998">
        <w:rPr>
          <w:rFonts w:asciiTheme="majorBidi" w:hAnsiTheme="majorBidi" w:cstheme="majorBidi"/>
          <w:color w:val="333333"/>
          <w:spacing w:val="2"/>
          <w:sz w:val="22"/>
          <w:shd w:val="clear" w:color="auto" w:fill="FCFCFC"/>
          <w:lang w:val="it-IT"/>
        </w:rPr>
        <w:t>(5), 363–387 (2012). </w:t>
      </w:r>
      <w:r w:rsidRPr="00355998">
        <w:rPr>
          <w:rStyle w:val="externalref"/>
          <w:rFonts w:asciiTheme="majorBidi" w:hAnsiTheme="majorBidi" w:cstheme="majorBidi"/>
          <w:color w:val="333333"/>
          <w:spacing w:val="2"/>
          <w:sz w:val="22"/>
          <w:shd w:val="clear" w:color="auto" w:fill="FCFCFC"/>
          <w:lang w:val="it-IT"/>
        </w:rPr>
        <w:t> </w:t>
      </w:r>
      <w:hyperlink r:id="rId71" w:tgtFrame="_blank" w:history="1">
        <w:r w:rsidRPr="00355998">
          <w:rPr>
            <w:rStyle w:val="refsource"/>
            <w:rFonts w:asciiTheme="majorBidi" w:hAnsiTheme="majorBidi" w:cstheme="majorBidi"/>
            <w:color w:val="8E2555"/>
            <w:spacing w:val="2"/>
            <w:sz w:val="22"/>
            <w:lang w:val="it-IT"/>
          </w:rPr>
          <w:t>https://doi.org/10.1002/sam.11161</w:t>
        </w:r>
      </w:hyperlink>
    </w:p>
    <w:p w14:paraId="7BA50095" w14:textId="77777777" w:rsidR="00C74937" w:rsidRDefault="00C74937" w:rsidP="00072FBB">
      <w:pPr>
        <w:pStyle w:val="NoSpacing"/>
        <w:rPr>
          <w:color w:val="FF0000"/>
          <w:lang w:val="it-IT"/>
        </w:rPr>
      </w:pPr>
    </w:p>
    <w:p w14:paraId="3C4C6F08" w14:textId="77777777" w:rsidR="00500493" w:rsidRDefault="00500493" w:rsidP="00500493">
      <w:pPr>
        <w:rPr>
          <w:bCs/>
        </w:rPr>
      </w:pPr>
    </w:p>
    <w:p w14:paraId="5B4C52DB" w14:textId="77777777" w:rsidR="00500493" w:rsidRDefault="00500493" w:rsidP="00500493">
      <w:r>
        <w:rPr>
          <w:rFonts w:ascii="Helvetica" w:hAnsi="Helvetica"/>
          <w:color w:val="1D1F22"/>
          <w:sz w:val="22"/>
          <w:szCs w:val="22"/>
          <w:shd w:val="clear" w:color="auto" w:fill="EEEEEE"/>
        </w:rPr>
        <w:t>C.D. Manning, P. Raghavan, H. Schütze, </w:t>
      </w:r>
      <w:hyperlink r:id="rId72" w:history="1">
        <w:r>
          <w:rPr>
            <w:rStyle w:val="Hyperlink"/>
            <w:rFonts w:ascii="Helvetica" w:hAnsi="Helvetica"/>
            <w:color w:val="2878A2"/>
            <w:sz w:val="22"/>
            <w:szCs w:val="22"/>
            <w:shd w:val="clear" w:color="auto" w:fill="EEEEEE"/>
          </w:rPr>
          <w:t>Introduction to Information Retrieval</w:t>
        </w:r>
      </w:hyperlink>
      <w:r>
        <w:rPr>
          <w:rFonts w:ascii="Helvetica" w:hAnsi="Helvetica"/>
          <w:color w:val="1D1F22"/>
          <w:sz w:val="22"/>
          <w:szCs w:val="22"/>
          <w:shd w:val="clear" w:color="auto" w:fill="EEEEEE"/>
        </w:rPr>
        <w:t>, 2008.</w:t>
      </w:r>
    </w:p>
    <w:p w14:paraId="6E39D926" w14:textId="77777777" w:rsidR="00500493" w:rsidRPr="00500493" w:rsidRDefault="00500493" w:rsidP="00072FBB">
      <w:pPr>
        <w:pStyle w:val="NoSpacing"/>
        <w:rPr>
          <w:color w:val="FF0000"/>
        </w:rPr>
      </w:pPr>
    </w:p>
    <w:sectPr w:rsidR="00500493" w:rsidRPr="00500493">
      <w:headerReference w:type="default" r:id="rId73"/>
      <w:headerReference w:type="first" r:id="rId74"/>
      <w:pgSz w:w="12240" w:h="15840"/>
      <w:pgMar w:top="1440" w:right="1440" w:bottom="1440" w:left="1440" w:header="720" w:footer="0" w:gutter="0"/>
      <w:pgNumType w:start="0"/>
      <w:cols w:space="720"/>
      <w:formProt w:val="0"/>
      <w:titlePg/>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Unknown Author" w:date="2018-11-09T10:01:00Z" w:initials="">
    <w:p w14:paraId="29AAEE9F" w14:textId="77777777" w:rsidR="00B97CDE" w:rsidRDefault="00B97CDE">
      <w:r>
        <w:rPr>
          <w:rFonts w:ascii="Calibri" w:eastAsia="Calibri" w:hAnsi="Calibri" w:cs="Calibri"/>
          <w:sz w:val="20"/>
          <w:szCs w:val="22"/>
          <w:lang w:bidi="he-IL"/>
        </w:rPr>
        <w:t>I guess still under construction?</w:t>
      </w:r>
    </w:p>
  </w:comment>
  <w:comment w:id="11" w:author="Unknown Author" w:date="2018-11-09T11:28:00Z" w:initials="">
    <w:p w14:paraId="1D9110CC" w14:textId="77777777" w:rsidR="00B97CDE" w:rsidRDefault="00B97CDE" w:rsidP="0035366E">
      <w:r>
        <w:rPr>
          <w:rFonts w:ascii="Calibri" w:eastAsia="Calibri" w:hAnsi="Calibri" w:cs="Calibri"/>
          <w:sz w:val="20"/>
          <w:szCs w:val="22"/>
          <w:lang w:bidi="he-IL"/>
        </w:rPr>
        <w:t>Not a complete sentence?</w:t>
      </w:r>
    </w:p>
  </w:comment>
  <w:comment w:id="12" w:author="Unknown Author" w:date="2018-11-09T11:29:00Z" w:initials="">
    <w:p w14:paraId="613E1D14" w14:textId="77777777" w:rsidR="00B97CDE" w:rsidRDefault="00B97CDE" w:rsidP="0035366E">
      <w:r>
        <w:rPr>
          <w:rFonts w:ascii="Calibri" w:eastAsia="Calibri" w:hAnsi="Calibri" w:cs="Calibri"/>
          <w:sz w:val="20"/>
          <w:szCs w:val="22"/>
          <w:lang w:bidi="he-IL"/>
        </w:rPr>
        <w:t>Move to earlier: This argues why CSI &amp; eye tracking needs to be combined.</w:t>
      </w:r>
    </w:p>
  </w:comment>
  <w:comment w:id="13" w:author="Unknown Author" w:date="2018-11-09T10:59:00Z" w:initials="">
    <w:p w14:paraId="26EE603C" w14:textId="77777777" w:rsidR="00B97CDE" w:rsidRDefault="00B97CDE">
      <w:r>
        <w:rPr>
          <w:rFonts w:ascii="Calibri" w:eastAsia="Calibri" w:hAnsi="Calibri" w:cs="Calibri"/>
          <w:sz w:val="20"/>
          <w:szCs w:val="22"/>
          <w:lang w:bidi="he-IL"/>
        </w:rPr>
        <w:t>Try to better describe what may be the difference in expertise as measured in eye movements between these (e.g., eye-hand coordination, visual search, memory).</w:t>
      </w:r>
    </w:p>
  </w:comment>
  <w:comment w:id="14" w:author="Unknown Author" w:date="2018-11-09T11:00:00Z" w:initials="">
    <w:p w14:paraId="21EE9AB7" w14:textId="77777777" w:rsidR="00B97CDE" w:rsidRDefault="00B97CDE" w:rsidP="00E06180">
      <w:r>
        <w:rPr>
          <w:rFonts w:ascii="Calibri" w:eastAsia="Calibri" w:hAnsi="Calibri" w:cs="Calibri"/>
          <w:sz w:val="20"/>
          <w:szCs w:val="22"/>
          <w:lang w:bidi="he-IL"/>
        </w:rPr>
        <w:t>Move this to the start of the paragraph. This suggests that the difference as in my previous comment may relate to task complexity.</w:t>
      </w:r>
    </w:p>
  </w:comment>
  <w:comment w:id="15" w:author="Unknown Author" w:date="2018-11-09T11:27:00Z" w:initials="">
    <w:p w14:paraId="59B22BCE" w14:textId="77777777" w:rsidR="00B97CDE" w:rsidRDefault="00B97CDE">
      <w:r>
        <w:rPr>
          <w:rFonts w:ascii="Calibri" w:eastAsia="Calibri" w:hAnsi="Calibri" w:cs="Calibri"/>
          <w:sz w:val="20"/>
          <w:szCs w:val="22"/>
          <w:lang w:bidi="he-IL"/>
        </w:rPr>
        <w:t>Not a very large difference</w:t>
      </w:r>
    </w:p>
  </w:comment>
  <w:comment w:id="16" w:author="Unknown Author" w:date="2018-11-09T11:27:00Z" w:initials="">
    <w:p w14:paraId="2347690F" w14:textId="77777777" w:rsidR="00B97CDE" w:rsidRDefault="00B97CDE">
      <w:r>
        <w:rPr>
          <w:rFonts w:ascii="Calibri" w:eastAsia="Calibri" w:hAnsi="Calibri" w:cs="Calibri"/>
          <w:sz w:val="20"/>
          <w:szCs w:val="22"/>
          <w:lang w:bidi="he-IL"/>
        </w:rPr>
        <w:t>Give a bit more background. Also add that this is the data you are going to work with.</w:t>
      </w:r>
    </w:p>
  </w:comment>
  <w:comment w:id="21" w:author="Unknown Author" w:date="2018-11-09T11:30:00Z" w:initials="">
    <w:p w14:paraId="05963B85" w14:textId="77777777" w:rsidR="00B97CDE" w:rsidRDefault="00B97CDE">
      <w:r>
        <w:rPr>
          <w:rFonts w:ascii="Calibri" w:eastAsia="Calibri" w:hAnsi="Calibri" w:cs="Calibri"/>
          <w:sz w:val="20"/>
          <w:szCs w:val="22"/>
          <w:lang w:bidi="he-IL"/>
        </w:rPr>
        <w:t>Also refer to the review papers by Keith Rayner (Psychological Bulletin).</w:t>
      </w:r>
    </w:p>
  </w:comment>
  <w:comment w:id="22" w:author="Unknown Author" w:date="2018-11-09T11:30:00Z" w:initials="">
    <w:p w14:paraId="6F761356" w14:textId="77777777" w:rsidR="00B97CDE" w:rsidRDefault="00B97CDE">
      <w:r>
        <w:rPr>
          <w:rFonts w:ascii="Calibri" w:eastAsia="Calibri" w:hAnsi="Calibri" w:cs="Calibri"/>
          <w:sz w:val="20"/>
          <w:szCs w:val="22"/>
          <w:lang w:bidi="he-IL"/>
        </w:rPr>
        <w:t>Some more general eye movement work needed here.</w:t>
      </w:r>
    </w:p>
  </w:comment>
  <w:comment w:id="23" w:author="Unknown Author" w:date="2018-11-09T11:33:00Z" w:initials="">
    <w:p w14:paraId="1FD0C906" w14:textId="77777777" w:rsidR="00B97CDE" w:rsidRDefault="00B97CDE">
      <w:r>
        <w:rPr>
          <w:rFonts w:ascii="Calibri" w:eastAsia="Calibri" w:hAnsi="Calibri" w:cs="Calibri"/>
          <w:sz w:val="20"/>
          <w:szCs w:val="22"/>
          <w:lang w:bidi="he-IL"/>
        </w:rPr>
        <w:t>Not a complete sentence? Did they use a classification method? If they did, you may ask the question how well the result extends across multiple settings.</w:t>
      </w:r>
    </w:p>
  </w:comment>
  <w:comment w:id="24" w:author="Unknown Author" w:date="2018-11-09T11:34:00Z" w:initials="">
    <w:p w14:paraId="27BCAB8B" w14:textId="77777777" w:rsidR="00B97CDE" w:rsidRDefault="00B97CDE">
      <w:r>
        <w:rPr>
          <w:rFonts w:ascii="Calibri" w:eastAsia="Calibri" w:hAnsi="Calibri" w:cs="Calibri"/>
          <w:sz w:val="20"/>
          <w:szCs w:val="22"/>
          <w:lang w:bidi="he-IL"/>
        </w:rPr>
        <w:t>A bit of a lonely sentence. Can you relate it to something else?</w:t>
      </w:r>
    </w:p>
  </w:comment>
  <w:comment w:id="28" w:author="Unknown Author" w:date="2018-11-09T11:36:00Z" w:initials="">
    <w:p w14:paraId="0C0DCE76" w14:textId="77777777" w:rsidR="00B97CDE" w:rsidRDefault="00B97CDE">
      <w:r>
        <w:rPr>
          <w:rFonts w:ascii="Calibri" w:eastAsia="Calibri" w:hAnsi="Calibri" w:cs="Calibri"/>
          <w:sz w:val="20"/>
          <w:szCs w:val="22"/>
          <w:lang w:bidi="he-IL"/>
        </w:rPr>
        <w:t>Now in the first sentence.</w:t>
      </w:r>
    </w:p>
  </w:comment>
  <w:comment w:id="29" w:author="Unknown Author" w:date="2018-11-09T11:36:00Z" w:initials="">
    <w:p w14:paraId="08B64BFA" w14:textId="77777777" w:rsidR="00B97CDE" w:rsidRDefault="00B97CDE">
      <w:r>
        <w:rPr>
          <w:rFonts w:ascii="Calibri" w:eastAsia="Calibri" w:hAnsi="Calibri" w:cs="Calibri"/>
          <w:sz w:val="20"/>
          <w:szCs w:val="22"/>
          <w:lang w:bidi="he-IL"/>
        </w:rPr>
        <w:t>You could consider: Understand the crime scene investigation process, and the influence of expertise on this process.</w:t>
      </w:r>
    </w:p>
  </w:comment>
  <w:comment w:id="30" w:author="Unknown Author" w:date="2018-11-09T11:39:00Z" w:initials="">
    <w:p w14:paraId="548D77C2" w14:textId="77777777" w:rsidR="00B97CDE" w:rsidRDefault="00B97CDE">
      <w:r>
        <w:rPr>
          <w:rFonts w:ascii="Calibri" w:eastAsia="Calibri" w:hAnsi="Calibri" w:cs="Calibri"/>
          <w:sz w:val="20"/>
          <w:szCs w:val="22"/>
          <w:lang w:bidi="he-IL"/>
        </w:rPr>
        <w:t>In the previous, this was only the second aim.</w:t>
      </w:r>
    </w:p>
  </w:comment>
  <w:comment w:id="31" w:author="Unknown Author" w:date="2018-11-09T11:40:00Z" w:initials="">
    <w:p w14:paraId="52382152" w14:textId="77777777" w:rsidR="00B97CDE" w:rsidRDefault="00B97CDE">
      <w:r>
        <w:rPr>
          <w:rFonts w:ascii="Calibri" w:eastAsia="Calibri" w:hAnsi="Calibri" w:cs="Calibri"/>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 w:id="32" w:author="Unknown Author" w:date="2018-11-09T11:41:00Z" w:initials="">
    <w:p w14:paraId="4E632A71" w14:textId="77777777" w:rsidR="00B97CDE" w:rsidRDefault="00B97CDE">
      <w:r>
        <w:rPr>
          <w:rFonts w:ascii="Calibri" w:eastAsia="Calibri" w:hAnsi="Calibri" w:cs="Calibri"/>
          <w:sz w:val="20"/>
          <w:szCs w:val="22"/>
          <w:lang w:bidi="he-IL"/>
        </w:rPr>
        <w:t>Also say that you will look for consistent results across tasks.</w:t>
      </w:r>
    </w:p>
  </w:comment>
  <w:comment w:id="36" w:author="Microsoft Office User" w:date="2018-11-30T15:20:00Z" w:initials="MOU">
    <w:p w14:paraId="65A1B340" w14:textId="541B1615" w:rsidR="007A7662" w:rsidRPr="007A7662" w:rsidRDefault="007A7662">
      <w:pPr>
        <w:pStyle w:val="CommentText"/>
        <w:rPr>
          <w:lang w:val="nl-NL"/>
        </w:rPr>
      </w:pPr>
      <w:r>
        <w:rPr>
          <w:rStyle w:val="CommentReference"/>
        </w:rPr>
        <w:annotationRef/>
      </w:r>
      <w:r>
        <w:t xml:space="preserve">Despite having 3 exp. I used2. </w:t>
      </w:r>
      <w:r w:rsidRPr="007A7662">
        <w:rPr>
          <w:lang w:val="nl-NL"/>
        </w:rPr>
        <w:t>With reasons: omdat ze vergelijkbaar zijn, of beter gemeten etc. veratnwoorden.</w:t>
      </w:r>
    </w:p>
  </w:comment>
  <w:comment w:id="37" w:author="Microsoft Office User" w:date="2018-11-30T15:25:00Z" w:initials="MOU">
    <w:p w14:paraId="77BA0BF2" w14:textId="5951C2BF" w:rsidR="007A7662" w:rsidRPr="007A7662" w:rsidRDefault="007A7662">
      <w:pPr>
        <w:pStyle w:val="CommentText"/>
        <w:rPr>
          <w:lang w:val="nl-NL"/>
        </w:rPr>
      </w:pPr>
      <w:r>
        <w:rPr>
          <w:rStyle w:val="CommentReference"/>
        </w:rPr>
        <w:annotationRef/>
      </w:r>
      <w:r w:rsidRPr="007A7662">
        <w:rPr>
          <w:lang w:val="nl-NL"/>
        </w:rPr>
        <w:t>Als voorbeeld voor apa</w:t>
      </w:r>
    </w:p>
  </w:comment>
  <w:comment w:id="38" w:author="Microsoft Office User" w:date="2018-11-30T15:28:00Z" w:initials="MOU">
    <w:p w14:paraId="1635F681" w14:textId="0415D6E9" w:rsidR="007A7662" w:rsidRDefault="007A7662" w:rsidP="007A7662">
      <w:pPr>
        <w:pStyle w:val="CommentText"/>
        <w:rPr>
          <w:lang w:val="nl-NL"/>
        </w:rPr>
      </w:pPr>
      <w:r>
        <w:rPr>
          <w:rStyle w:val="CommentReference"/>
        </w:rPr>
        <w:annotationRef/>
      </w:r>
      <w:r>
        <w:rPr>
          <w:lang w:val="nl-NL"/>
        </w:rPr>
        <w:t xml:space="preserve">Duidelijker voorbeeld. </w:t>
      </w:r>
    </w:p>
    <w:p w14:paraId="2FDE7406" w14:textId="7274AFD9" w:rsidR="007A7662" w:rsidRPr="007A7662" w:rsidRDefault="007A7662" w:rsidP="007A7662">
      <w:pPr>
        <w:pStyle w:val="CommentText"/>
      </w:pPr>
      <w:r w:rsidRPr="007A7662">
        <w:t>Homogeinity and node/splits. Experts novices.</w:t>
      </w:r>
    </w:p>
  </w:comment>
  <w:comment w:id="40" w:author="Unknown Author" w:date="2018-11-09T11:41:00Z" w:initials="">
    <w:p w14:paraId="6DDF76F0" w14:textId="77777777" w:rsidR="00B97CDE" w:rsidRDefault="00B97CDE" w:rsidP="00BF5350">
      <w:r>
        <w:rPr>
          <w:rFonts w:ascii="Calibri" w:eastAsia="Calibri" w:hAnsi="Calibri" w:cs="Calibri"/>
          <w:sz w:val="20"/>
          <w:szCs w:val="22"/>
          <w:lang w:bidi="he-IL"/>
        </w:rPr>
        <w:t>Also say that you will look for consistent results across tasks.</w:t>
      </w:r>
    </w:p>
  </w:comment>
  <w:comment w:id="41" w:author="Unknown Author" w:date="2018-11-09T11:40:00Z" w:initials="">
    <w:p w14:paraId="5120D69B" w14:textId="77777777" w:rsidR="00B97CDE" w:rsidRDefault="00B97CDE" w:rsidP="00232342">
      <w:r>
        <w:rPr>
          <w:rFonts w:ascii="Calibri" w:eastAsia="Calibri" w:hAnsi="Calibri" w:cs="Calibri"/>
          <w:sz w:val="20"/>
          <w:szCs w:val="22"/>
          <w:lang w:bidi="he-IL"/>
        </w:rPr>
        <w:t>Explain a bit more exactly how this theory would predict differences. The reader has read about three theories in the introduction and may not be very clear at this point, what the information reduction theory does (without looking back), so it does not hurt to remind the reader.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AAEE9F" w15:done="0"/>
  <w15:commentEx w15:paraId="1D9110CC" w15:done="0"/>
  <w15:commentEx w15:paraId="613E1D14" w15:done="0"/>
  <w15:commentEx w15:paraId="26EE603C" w15:done="0"/>
  <w15:commentEx w15:paraId="21EE9AB7" w15:done="0"/>
  <w15:commentEx w15:paraId="59B22BCE" w15:done="0"/>
  <w15:commentEx w15:paraId="2347690F" w15:done="0"/>
  <w15:commentEx w15:paraId="05963B85" w15:done="0"/>
  <w15:commentEx w15:paraId="6F761356" w15:done="0"/>
  <w15:commentEx w15:paraId="1FD0C906" w15:done="0"/>
  <w15:commentEx w15:paraId="27BCAB8B" w15:done="0"/>
  <w15:commentEx w15:paraId="0C0DCE76" w15:done="0"/>
  <w15:commentEx w15:paraId="08B64BFA" w15:done="0"/>
  <w15:commentEx w15:paraId="548D77C2" w15:done="0"/>
  <w15:commentEx w15:paraId="52382152" w15:done="0"/>
  <w15:commentEx w15:paraId="4E632A71" w15:done="0"/>
  <w15:commentEx w15:paraId="65A1B340" w15:done="0"/>
  <w15:commentEx w15:paraId="77BA0BF2" w15:done="0"/>
  <w15:commentEx w15:paraId="2FDE7406" w15:done="0"/>
  <w15:commentEx w15:paraId="6DDF76F0" w15:done="0"/>
  <w15:commentEx w15:paraId="5120D6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AAEE9F" w16cid:durableId="1FAB0360"/>
  <w16cid:commentId w16cid:paraId="1D9110CC" w16cid:durableId="1FAB0361"/>
  <w16cid:commentId w16cid:paraId="613E1D14" w16cid:durableId="1FAB0362"/>
  <w16cid:commentId w16cid:paraId="26EE603C" w16cid:durableId="1FAB0363"/>
  <w16cid:commentId w16cid:paraId="21EE9AB7" w16cid:durableId="1FAB0364"/>
  <w16cid:commentId w16cid:paraId="59B22BCE" w16cid:durableId="1FAB0365"/>
  <w16cid:commentId w16cid:paraId="2347690F" w16cid:durableId="1FAB0366"/>
  <w16cid:commentId w16cid:paraId="05963B85" w16cid:durableId="1FAB0367"/>
  <w16cid:commentId w16cid:paraId="6F761356" w16cid:durableId="1FAB0368"/>
  <w16cid:commentId w16cid:paraId="1FD0C906" w16cid:durableId="1FAB0369"/>
  <w16cid:commentId w16cid:paraId="27BCAB8B" w16cid:durableId="1FAB036A"/>
  <w16cid:commentId w16cid:paraId="0C0DCE76" w16cid:durableId="1FAB036B"/>
  <w16cid:commentId w16cid:paraId="08B64BFA" w16cid:durableId="1FAB036C"/>
  <w16cid:commentId w16cid:paraId="548D77C2" w16cid:durableId="1FAB036D"/>
  <w16cid:commentId w16cid:paraId="52382152" w16cid:durableId="1FAB036E"/>
  <w16cid:commentId w16cid:paraId="4E632A71" w16cid:durableId="1FAB036F"/>
  <w16cid:commentId w16cid:paraId="65A1B340" w16cid:durableId="1FABD3CF"/>
  <w16cid:commentId w16cid:paraId="77BA0BF2" w16cid:durableId="1FABD505"/>
  <w16cid:commentId w16cid:paraId="2FDE7406" w16cid:durableId="1FABD580"/>
  <w16cid:commentId w16cid:paraId="6DDF76F0" w16cid:durableId="1FAB0372"/>
  <w16cid:commentId w16cid:paraId="5120D69B" w16cid:durableId="1FAB03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8B1EC" w14:textId="77777777" w:rsidR="0071410F" w:rsidRDefault="0071410F">
      <w:r>
        <w:separator/>
      </w:r>
    </w:p>
  </w:endnote>
  <w:endnote w:type="continuationSeparator" w:id="0">
    <w:p w14:paraId="2A642F7A" w14:textId="77777777" w:rsidR="0071410F" w:rsidRDefault="0071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Georgia">
    <w:panose1 w:val="02040502050405020303"/>
    <w:charset w:val="01"/>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000000000000000"/>
    <w:charset w:val="00"/>
    <w:family w:val="auto"/>
    <w:pitch w:val="variable"/>
    <w:sig w:usb0="00000003" w:usb1="00000000" w:usb2="00000000" w:usb3="00000000" w:csb0="00000007"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E0091" w14:textId="77777777" w:rsidR="0071410F" w:rsidRDefault="0071410F">
      <w:r>
        <w:separator/>
      </w:r>
    </w:p>
  </w:footnote>
  <w:footnote w:type="continuationSeparator" w:id="0">
    <w:p w14:paraId="54EA3C67" w14:textId="77777777" w:rsidR="0071410F" w:rsidRDefault="0071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760654"/>
      <w:docPartObj>
        <w:docPartGallery w:val="Page Numbers (Top of Page)"/>
        <w:docPartUnique/>
      </w:docPartObj>
    </w:sdtPr>
    <w:sdtContent>
      <w:p w14:paraId="443389AF" w14:textId="77777777" w:rsidR="00B97CDE" w:rsidRDefault="00B97CDE">
        <w:pPr>
          <w:pStyle w:val="Header"/>
          <w:jc w:val="center"/>
          <w:rPr>
            <w:sz w:val="12"/>
            <w:szCs w:val="12"/>
          </w:rPr>
        </w:pPr>
        <w:r>
          <w:t xml:space="preserve">Running head: </w:t>
        </w:r>
        <w:r>
          <w:rPr>
            <w:color w:val="000000"/>
            <w:sz w:val="22"/>
            <w:szCs w:val="22"/>
          </w:rPr>
          <w:t>CLASSIFYING EXPERT AND NOVICE CSIs ON EYE MOVEMENT</w:t>
        </w:r>
      </w:p>
      <w:p w14:paraId="0835E7DA" w14:textId="10A0DAB3" w:rsidR="00B97CDE" w:rsidRDefault="00B97CDE">
        <w:pPr>
          <w:pStyle w:val="Header"/>
          <w:jc w:val="right"/>
        </w:pPr>
        <w:r>
          <w:fldChar w:fldCharType="begin"/>
        </w:r>
        <w:r>
          <w:instrText>PAGE</w:instrText>
        </w:r>
        <w:r>
          <w:fldChar w:fldCharType="separate"/>
        </w:r>
        <w:r>
          <w:rPr>
            <w:noProof/>
          </w:rPr>
          <w:t>18</w:t>
        </w:r>
        <w:r>
          <w:fldChar w:fldCharType="end"/>
        </w:r>
      </w:p>
    </w:sdtContent>
  </w:sdt>
  <w:p w14:paraId="170C518B" w14:textId="77777777" w:rsidR="00B97CDE" w:rsidRDefault="00B97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3CF72" w14:textId="77777777" w:rsidR="00B97CDE" w:rsidRDefault="00B97CDE">
    <w:pPr>
      <w:pStyle w:val="Header"/>
      <w:jc w:val="center"/>
      <w:rPr>
        <w:sz w:val="12"/>
        <w:szCs w:val="12"/>
        <w:lang w:val="nl-NL"/>
      </w:rPr>
    </w:pPr>
    <w:r>
      <w:rPr>
        <w:color w:val="000000"/>
        <w:sz w:val="22"/>
        <w:szCs w:val="22"/>
        <w:lang w:val="nl-N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6C66"/>
    <w:multiLevelType w:val="multilevel"/>
    <w:tmpl w:val="9C064200"/>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1875916"/>
    <w:multiLevelType w:val="hybridMultilevel"/>
    <w:tmpl w:val="C172AABE"/>
    <w:lvl w:ilvl="0" w:tplc="8DA4770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1D41"/>
    <w:multiLevelType w:val="multilevel"/>
    <w:tmpl w:val="DCCC10C4"/>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16945F01"/>
    <w:multiLevelType w:val="multilevel"/>
    <w:tmpl w:val="D9F07936"/>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1DA745E2"/>
    <w:multiLevelType w:val="multilevel"/>
    <w:tmpl w:val="442CCC14"/>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2E00CD"/>
    <w:multiLevelType w:val="multilevel"/>
    <w:tmpl w:val="AC7A7AA2"/>
    <w:lvl w:ilvl="0">
      <w:start w:val="2"/>
      <w:numFmt w:val="bullet"/>
      <w:lvlText w:val=""/>
      <w:lvlJc w:val="left"/>
      <w:pPr>
        <w:ind w:left="720" w:hanging="360"/>
      </w:pPr>
      <w:rPr>
        <w:rFonts w:ascii="Wingdings" w:hAnsi="Wingdings"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512364D"/>
    <w:multiLevelType w:val="hybridMultilevel"/>
    <w:tmpl w:val="4CD86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05E42"/>
    <w:multiLevelType w:val="multilevel"/>
    <w:tmpl w:val="BF801778"/>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8A97AA5"/>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D0765"/>
    <w:multiLevelType w:val="multilevel"/>
    <w:tmpl w:val="A27637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3D9F4CAF"/>
    <w:multiLevelType w:val="multilevel"/>
    <w:tmpl w:val="124A1370"/>
    <w:lvl w:ilvl="0">
      <w:start w:val="1"/>
      <w:numFmt w:val="bullet"/>
      <w:lvlText w:val=""/>
      <w:lvlJc w:val="left"/>
      <w:pPr>
        <w:ind w:left="720" w:hanging="360"/>
      </w:pPr>
      <w:rPr>
        <w:rFonts w:ascii="Wingdings" w:hAnsi="Wingdings" w:cs="Wingdings" w:hint="default"/>
        <w:sz w:val="22"/>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1" w15:restartNumberingAfterBreak="0">
    <w:nsid w:val="440B14C1"/>
    <w:multiLevelType w:val="multilevel"/>
    <w:tmpl w:val="E8B4E916"/>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C0643C3"/>
    <w:multiLevelType w:val="hybridMultilevel"/>
    <w:tmpl w:val="E0A83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765D5"/>
    <w:multiLevelType w:val="hybridMultilevel"/>
    <w:tmpl w:val="2966A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6321E"/>
    <w:multiLevelType w:val="hybridMultilevel"/>
    <w:tmpl w:val="54CA487E"/>
    <w:lvl w:ilvl="0" w:tplc="4566D1BA">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94138F"/>
    <w:multiLevelType w:val="multilevel"/>
    <w:tmpl w:val="078AB084"/>
    <w:lvl w:ilvl="0">
      <w:start w:val="2"/>
      <w:numFmt w:val="bullet"/>
      <w:lvlText w:val=""/>
      <w:lvlJc w:val="left"/>
      <w:pPr>
        <w:ind w:left="720" w:hanging="360"/>
      </w:pPr>
      <w:rPr>
        <w:rFonts w:ascii="Symbol" w:hAnsi="Symbol" w:cs="Times New Roman"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E6218BE"/>
    <w:multiLevelType w:val="multilevel"/>
    <w:tmpl w:val="DF381A0A"/>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04E3A6A"/>
    <w:multiLevelType w:val="hybridMultilevel"/>
    <w:tmpl w:val="6CEE4A16"/>
    <w:lvl w:ilvl="0" w:tplc="50402254">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C33259"/>
    <w:multiLevelType w:val="multilevel"/>
    <w:tmpl w:val="7552370C"/>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8"/>
  </w:num>
  <w:num w:numId="2">
    <w:abstractNumId w:val="2"/>
  </w:num>
  <w:num w:numId="3">
    <w:abstractNumId w:val="10"/>
  </w:num>
  <w:num w:numId="4">
    <w:abstractNumId w:val="3"/>
  </w:num>
  <w:num w:numId="5">
    <w:abstractNumId w:val="11"/>
  </w:num>
  <w:num w:numId="6">
    <w:abstractNumId w:val="7"/>
  </w:num>
  <w:num w:numId="7">
    <w:abstractNumId w:val="15"/>
  </w:num>
  <w:num w:numId="8">
    <w:abstractNumId w:val="4"/>
  </w:num>
  <w:num w:numId="9">
    <w:abstractNumId w:val="16"/>
  </w:num>
  <w:num w:numId="10">
    <w:abstractNumId w:val="5"/>
  </w:num>
  <w:num w:numId="11">
    <w:abstractNumId w:val="0"/>
  </w:num>
  <w:num w:numId="12">
    <w:abstractNumId w:val="9"/>
  </w:num>
  <w:num w:numId="13">
    <w:abstractNumId w:val="12"/>
  </w:num>
  <w:num w:numId="14">
    <w:abstractNumId w:val="13"/>
  </w:num>
  <w:num w:numId="15">
    <w:abstractNumId w:val="14"/>
  </w:num>
  <w:num w:numId="16">
    <w:abstractNumId w:val="17"/>
  </w:num>
  <w:num w:numId="17">
    <w:abstractNumId w:val="8"/>
  </w:num>
  <w:num w:numId="18">
    <w:abstractNumId w:val="6"/>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activeWritingStyle w:appName="MSWord" w:lang="pt-BR"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ABC"/>
    <w:rsid w:val="00002A19"/>
    <w:rsid w:val="00004BC9"/>
    <w:rsid w:val="000056D1"/>
    <w:rsid w:val="00013B21"/>
    <w:rsid w:val="00014495"/>
    <w:rsid w:val="000313F9"/>
    <w:rsid w:val="00034117"/>
    <w:rsid w:val="00072FBB"/>
    <w:rsid w:val="00076600"/>
    <w:rsid w:val="000875F2"/>
    <w:rsid w:val="00087C4B"/>
    <w:rsid w:val="000B56F5"/>
    <w:rsid w:val="000C00CC"/>
    <w:rsid w:val="000E3AD6"/>
    <w:rsid w:val="000F6353"/>
    <w:rsid w:val="00113ED8"/>
    <w:rsid w:val="00125E6A"/>
    <w:rsid w:val="00126647"/>
    <w:rsid w:val="00131BFE"/>
    <w:rsid w:val="0018429C"/>
    <w:rsid w:val="00190227"/>
    <w:rsid w:val="00195E44"/>
    <w:rsid w:val="001B0FBA"/>
    <w:rsid w:val="001B3132"/>
    <w:rsid w:val="001D12E5"/>
    <w:rsid w:val="001D2919"/>
    <w:rsid w:val="001E31FE"/>
    <w:rsid w:val="001E3B5A"/>
    <w:rsid w:val="001E3C50"/>
    <w:rsid w:val="00205871"/>
    <w:rsid w:val="002073D6"/>
    <w:rsid w:val="00215BBC"/>
    <w:rsid w:val="00230ED6"/>
    <w:rsid w:val="00231558"/>
    <w:rsid w:val="00232342"/>
    <w:rsid w:val="00272626"/>
    <w:rsid w:val="00285F0C"/>
    <w:rsid w:val="00286DE6"/>
    <w:rsid w:val="002A33D1"/>
    <w:rsid w:val="002A43C7"/>
    <w:rsid w:val="002B7299"/>
    <w:rsid w:val="002C2B44"/>
    <w:rsid w:val="002C3E52"/>
    <w:rsid w:val="002E719A"/>
    <w:rsid w:val="00303643"/>
    <w:rsid w:val="0030443A"/>
    <w:rsid w:val="003459C5"/>
    <w:rsid w:val="00350594"/>
    <w:rsid w:val="00350658"/>
    <w:rsid w:val="0035366E"/>
    <w:rsid w:val="00354A72"/>
    <w:rsid w:val="00355998"/>
    <w:rsid w:val="0036166A"/>
    <w:rsid w:val="00370AB9"/>
    <w:rsid w:val="003821F1"/>
    <w:rsid w:val="003861EA"/>
    <w:rsid w:val="00394EC5"/>
    <w:rsid w:val="003A7B1C"/>
    <w:rsid w:val="003B19FB"/>
    <w:rsid w:val="003C5E4E"/>
    <w:rsid w:val="003D0A0A"/>
    <w:rsid w:val="003D28E6"/>
    <w:rsid w:val="003E0A4C"/>
    <w:rsid w:val="003E109C"/>
    <w:rsid w:val="003E3092"/>
    <w:rsid w:val="003F16D3"/>
    <w:rsid w:val="004641CC"/>
    <w:rsid w:val="0048713E"/>
    <w:rsid w:val="00490EE5"/>
    <w:rsid w:val="0049747C"/>
    <w:rsid w:val="004A0A25"/>
    <w:rsid w:val="004A0C0F"/>
    <w:rsid w:val="004B2B7C"/>
    <w:rsid w:val="004D4CE3"/>
    <w:rsid w:val="004E18E1"/>
    <w:rsid w:val="004F3812"/>
    <w:rsid w:val="004F3DAF"/>
    <w:rsid w:val="00500493"/>
    <w:rsid w:val="005171E0"/>
    <w:rsid w:val="0053434D"/>
    <w:rsid w:val="0054676D"/>
    <w:rsid w:val="00554842"/>
    <w:rsid w:val="00562119"/>
    <w:rsid w:val="005751D4"/>
    <w:rsid w:val="005808FF"/>
    <w:rsid w:val="00584851"/>
    <w:rsid w:val="0058502A"/>
    <w:rsid w:val="00595672"/>
    <w:rsid w:val="005A66E4"/>
    <w:rsid w:val="005A713B"/>
    <w:rsid w:val="005A7C66"/>
    <w:rsid w:val="005B422A"/>
    <w:rsid w:val="005C779C"/>
    <w:rsid w:val="005D680C"/>
    <w:rsid w:val="005E13FE"/>
    <w:rsid w:val="005E2C26"/>
    <w:rsid w:val="005E4327"/>
    <w:rsid w:val="00604EF7"/>
    <w:rsid w:val="00607C05"/>
    <w:rsid w:val="006130C1"/>
    <w:rsid w:val="0063675C"/>
    <w:rsid w:val="0064056E"/>
    <w:rsid w:val="0066623D"/>
    <w:rsid w:val="006A5AAD"/>
    <w:rsid w:val="006B24C0"/>
    <w:rsid w:val="00702FE8"/>
    <w:rsid w:val="00703201"/>
    <w:rsid w:val="0070634C"/>
    <w:rsid w:val="0071410F"/>
    <w:rsid w:val="00715DDF"/>
    <w:rsid w:val="00716BE6"/>
    <w:rsid w:val="007478D9"/>
    <w:rsid w:val="0077366D"/>
    <w:rsid w:val="00775C4E"/>
    <w:rsid w:val="00787855"/>
    <w:rsid w:val="00797BA6"/>
    <w:rsid w:val="00797D24"/>
    <w:rsid w:val="007A7662"/>
    <w:rsid w:val="007B1648"/>
    <w:rsid w:val="007B4F67"/>
    <w:rsid w:val="007B6D42"/>
    <w:rsid w:val="00804413"/>
    <w:rsid w:val="008217CD"/>
    <w:rsid w:val="00833C61"/>
    <w:rsid w:val="00836397"/>
    <w:rsid w:val="0084106C"/>
    <w:rsid w:val="00852710"/>
    <w:rsid w:val="00875DED"/>
    <w:rsid w:val="008A1CE6"/>
    <w:rsid w:val="008C22C2"/>
    <w:rsid w:val="008D2D72"/>
    <w:rsid w:val="009200C2"/>
    <w:rsid w:val="0092064B"/>
    <w:rsid w:val="00921CC1"/>
    <w:rsid w:val="00932CF6"/>
    <w:rsid w:val="00945D9C"/>
    <w:rsid w:val="00950D2B"/>
    <w:rsid w:val="00957D95"/>
    <w:rsid w:val="009600DC"/>
    <w:rsid w:val="00960356"/>
    <w:rsid w:val="0097513B"/>
    <w:rsid w:val="00995C03"/>
    <w:rsid w:val="00996E23"/>
    <w:rsid w:val="009978C3"/>
    <w:rsid w:val="009B1C75"/>
    <w:rsid w:val="009B6ABC"/>
    <w:rsid w:val="009F07FF"/>
    <w:rsid w:val="009F5EFC"/>
    <w:rsid w:val="009F7346"/>
    <w:rsid w:val="00A0314D"/>
    <w:rsid w:val="00A0779F"/>
    <w:rsid w:val="00A15877"/>
    <w:rsid w:val="00A522DC"/>
    <w:rsid w:val="00A5664D"/>
    <w:rsid w:val="00A57EE6"/>
    <w:rsid w:val="00A90FDA"/>
    <w:rsid w:val="00A91429"/>
    <w:rsid w:val="00AA2D15"/>
    <w:rsid w:val="00AA4EDA"/>
    <w:rsid w:val="00AA5F66"/>
    <w:rsid w:val="00AA6ECB"/>
    <w:rsid w:val="00AB11B1"/>
    <w:rsid w:val="00AB177C"/>
    <w:rsid w:val="00AC0D67"/>
    <w:rsid w:val="00AD07AD"/>
    <w:rsid w:val="00AE41A5"/>
    <w:rsid w:val="00AF1722"/>
    <w:rsid w:val="00AF69A8"/>
    <w:rsid w:val="00AF76FF"/>
    <w:rsid w:val="00B00722"/>
    <w:rsid w:val="00B11D61"/>
    <w:rsid w:val="00B25536"/>
    <w:rsid w:val="00B3092D"/>
    <w:rsid w:val="00B33249"/>
    <w:rsid w:val="00B345F5"/>
    <w:rsid w:val="00B67DCF"/>
    <w:rsid w:val="00B948EE"/>
    <w:rsid w:val="00B97CDE"/>
    <w:rsid w:val="00BE57D1"/>
    <w:rsid w:val="00BF5350"/>
    <w:rsid w:val="00C17640"/>
    <w:rsid w:val="00C1785E"/>
    <w:rsid w:val="00C23A92"/>
    <w:rsid w:val="00C265E3"/>
    <w:rsid w:val="00C26ED4"/>
    <w:rsid w:val="00C270E2"/>
    <w:rsid w:val="00C27CB8"/>
    <w:rsid w:val="00C30722"/>
    <w:rsid w:val="00C4312D"/>
    <w:rsid w:val="00C54120"/>
    <w:rsid w:val="00C67437"/>
    <w:rsid w:val="00C74937"/>
    <w:rsid w:val="00C86E22"/>
    <w:rsid w:val="00C92B97"/>
    <w:rsid w:val="00CA0317"/>
    <w:rsid w:val="00CB74C6"/>
    <w:rsid w:val="00CC0644"/>
    <w:rsid w:val="00CF2083"/>
    <w:rsid w:val="00CF23DF"/>
    <w:rsid w:val="00D33531"/>
    <w:rsid w:val="00D45DAC"/>
    <w:rsid w:val="00D6731F"/>
    <w:rsid w:val="00D94B96"/>
    <w:rsid w:val="00DC58C3"/>
    <w:rsid w:val="00DC71F7"/>
    <w:rsid w:val="00DE7079"/>
    <w:rsid w:val="00DF46AF"/>
    <w:rsid w:val="00DF636C"/>
    <w:rsid w:val="00E0284F"/>
    <w:rsid w:val="00E06180"/>
    <w:rsid w:val="00E12DA4"/>
    <w:rsid w:val="00E13B69"/>
    <w:rsid w:val="00E16894"/>
    <w:rsid w:val="00E2271A"/>
    <w:rsid w:val="00E347C4"/>
    <w:rsid w:val="00E46808"/>
    <w:rsid w:val="00E65F31"/>
    <w:rsid w:val="00E739B2"/>
    <w:rsid w:val="00E77731"/>
    <w:rsid w:val="00E858C1"/>
    <w:rsid w:val="00EA54F5"/>
    <w:rsid w:val="00EF3755"/>
    <w:rsid w:val="00EF7E37"/>
    <w:rsid w:val="00F01FEC"/>
    <w:rsid w:val="00F1509C"/>
    <w:rsid w:val="00F23BFA"/>
    <w:rsid w:val="00F53386"/>
    <w:rsid w:val="00F5519E"/>
    <w:rsid w:val="00F86214"/>
    <w:rsid w:val="00F96AAA"/>
    <w:rsid w:val="00F97E12"/>
    <w:rsid w:val="00FA7470"/>
    <w:rsid w:val="00FB1E13"/>
    <w:rsid w:val="00FB21AB"/>
    <w:rsid w:val="00FC490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E7204"/>
  <w15:docId w15:val="{3ED8DD44-3B14-4DBA-83E6-E28B51DBE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US" w:eastAsia="zh-CN"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59C5"/>
    <w:rPr>
      <w:rFonts w:ascii="Times New Roman" w:eastAsia="Times New Roman" w:hAnsi="Times New Roman" w:cs="Times New Roman"/>
      <w:sz w:val="24"/>
      <w:szCs w:val="24"/>
      <w:lang w:bidi="ar-SA"/>
    </w:rPr>
  </w:style>
  <w:style w:type="paragraph" w:styleId="Heading1">
    <w:name w:val="heading 1"/>
    <w:basedOn w:val="Normal"/>
    <w:next w:val="Normal"/>
    <w:qFormat/>
    <w:pPr>
      <w:keepNext/>
      <w:keepLines/>
      <w:spacing w:before="240" w:line="360" w:lineRule="auto"/>
      <w:jc w:val="center"/>
      <w:outlineLvl w:val="0"/>
    </w:pPr>
    <w:rPr>
      <w:b/>
      <w:color w:val="000000"/>
      <w:lang w:bidi="he-IL"/>
    </w:rPr>
  </w:style>
  <w:style w:type="paragraph" w:styleId="Heading2">
    <w:name w:val="heading 2"/>
    <w:basedOn w:val="Normal"/>
    <w:next w:val="Normal"/>
    <w:qFormat/>
    <w:pPr>
      <w:keepNext/>
      <w:keepLines/>
      <w:spacing w:before="40" w:line="360" w:lineRule="auto"/>
      <w:outlineLvl w:val="1"/>
    </w:pPr>
    <w:rPr>
      <w:b/>
      <w:color w:val="000000"/>
      <w:lang w:bidi="he-IL"/>
    </w:rPr>
  </w:style>
  <w:style w:type="paragraph" w:styleId="Heading3">
    <w:name w:val="heading 3"/>
    <w:basedOn w:val="Normal"/>
    <w:next w:val="Normal"/>
    <w:qFormat/>
    <w:rsid w:val="008834AF"/>
    <w:pPr>
      <w:keepNext/>
      <w:keepLines/>
      <w:spacing w:before="280" w:after="80" w:line="259" w:lineRule="auto"/>
      <w:outlineLvl w:val="2"/>
    </w:pPr>
    <w:rPr>
      <w:rFonts w:asciiTheme="majorBidi" w:eastAsia="Calibri" w:hAnsiTheme="majorBidi" w:cs="Calibri"/>
      <w:b/>
      <w:sz w:val="22"/>
      <w:szCs w:val="28"/>
      <w:lang w:bidi="he-IL"/>
    </w:rPr>
  </w:style>
  <w:style w:type="paragraph" w:styleId="Heading4">
    <w:name w:val="heading 4"/>
    <w:basedOn w:val="Normal"/>
    <w:next w:val="Normal"/>
    <w:qFormat/>
    <w:pPr>
      <w:keepNext/>
      <w:keepLines/>
      <w:spacing w:before="240" w:after="40" w:line="259" w:lineRule="auto"/>
      <w:outlineLvl w:val="3"/>
    </w:pPr>
    <w:rPr>
      <w:rFonts w:ascii="Calibri" w:eastAsia="Calibri" w:hAnsi="Calibri" w:cs="Calibri"/>
      <w:b/>
      <w:lang w:bidi="he-IL"/>
    </w:rPr>
  </w:style>
  <w:style w:type="paragraph" w:styleId="Heading5">
    <w:name w:val="heading 5"/>
    <w:basedOn w:val="Normal"/>
    <w:next w:val="Normal"/>
    <w:qFormat/>
    <w:pPr>
      <w:keepNext/>
      <w:keepLines/>
      <w:spacing w:before="220" w:after="40" w:line="259" w:lineRule="auto"/>
      <w:outlineLvl w:val="4"/>
    </w:pPr>
    <w:rPr>
      <w:rFonts w:ascii="Calibri" w:eastAsia="Calibri" w:hAnsi="Calibri" w:cs="Calibri"/>
      <w:b/>
      <w:sz w:val="22"/>
      <w:szCs w:val="22"/>
      <w:lang w:bidi="he-IL"/>
    </w:rPr>
  </w:style>
  <w:style w:type="paragraph" w:styleId="Heading6">
    <w:name w:val="heading 6"/>
    <w:basedOn w:val="Normal"/>
    <w:next w:val="Normal"/>
    <w:qFormat/>
    <w:pPr>
      <w:keepNext/>
      <w:keepLines/>
      <w:spacing w:before="200" w:after="40" w:line="259" w:lineRule="auto"/>
      <w:outlineLvl w:val="5"/>
    </w:pPr>
    <w:rPr>
      <w:rFonts w:ascii="Calibri" w:eastAsia="Calibri" w:hAnsi="Calibri" w:cs="Calibri"/>
      <w:b/>
      <w:sz w:val="20"/>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B16A5"/>
    <w:rPr>
      <w:color w:val="0000FF" w:themeColor="hyperlink"/>
      <w:u w:val="single"/>
    </w:rPr>
  </w:style>
  <w:style w:type="character" w:customStyle="1" w:styleId="order">
    <w:name w:val="order"/>
    <w:basedOn w:val="DefaultParagraphFont"/>
    <w:qFormat/>
    <w:rsid w:val="00FB16A5"/>
  </w:style>
  <w:style w:type="character" w:customStyle="1" w:styleId="sr-only">
    <w:name w:val="sr-only"/>
    <w:basedOn w:val="DefaultParagraphFont"/>
    <w:qFormat/>
    <w:rsid w:val="001A5994"/>
  </w:style>
  <w:style w:type="character" w:styleId="Strong">
    <w:name w:val="Strong"/>
    <w:basedOn w:val="DefaultParagraphFont"/>
    <w:uiPriority w:val="22"/>
    <w:qFormat/>
    <w:rsid w:val="001A5994"/>
    <w:rPr>
      <w:b/>
      <w:bCs/>
    </w:rPr>
  </w:style>
  <w:style w:type="character" w:styleId="CommentReference">
    <w:name w:val="annotation reference"/>
    <w:basedOn w:val="DefaultParagraphFont"/>
    <w:uiPriority w:val="99"/>
    <w:semiHidden/>
    <w:unhideWhenUsed/>
    <w:qFormat/>
    <w:rsid w:val="008B4A42"/>
    <w:rPr>
      <w:sz w:val="16"/>
      <w:szCs w:val="16"/>
    </w:rPr>
  </w:style>
  <w:style w:type="character" w:customStyle="1" w:styleId="CommentTextChar">
    <w:name w:val="Comment Text Char"/>
    <w:basedOn w:val="DefaultParagraphFont"/>
    <w:link w:val="CommentText"/>
    <w:uiPriority w:val="99"/>
    <w:qFormat/>
    <w:rsid w:val="008B4A42"/>
    <w:rPr>
      <w:sz w:val="20"/>
      <w:szCs w:val="20"/>
    </w:rPr>
  </w:style>
  <w:style w:type="character" w:customStyle="1" w:styleId="CommentSubjectChar">
    <w:name w:val="Comment Subject Char"/>
    <w:basedOn w:val="CommentTextChar"/>
    <w:link w:val="CommentSubject"/>
    <w:uiPriority w:val="99"/>
    <w:semiHidden/>
    <w:qFormat/>
    <w:rsid w:val="008B4A42"/>
    <w:rPr>
      <w:b/>
      <w:bCs/>
      <w:sz w:val="20"/>
      <w:szCs w:val="20"/>
    </w:rPr>
  </w:style>
  <w:style w:type="character" w:customStyle="1" w:styleId="BalloonTextChar">
    <w:name w:val="Balloon Text Char"/>
    <w:basedOn w:val="DefaultParagraphFont"/>
    <w:link w:val="BalloonText"/>
    <w:uiPriority w:val="99"/>
    <w:semiHidden/>
    <w:qFormat/>
    <w:rsid w:val="008B4A42"/>
    <w:rPr>
      <w:rFonts w:ascii="Times New Roman" w:hAnsi="Times New Roman" w:cs="Times New Roman"/>
      <w:sz w:val="18"/>
      <w:szCs w:val="18"/>
    </w:rPr>
  </w:style>
  <w:style w:type="character" w:customStyle="1" w:styleId="UnresolvedMention1">
    <w:name w:val="Unresolved Mention1"/>
    <w:basedOn w:val="DefaultParagraphFont"/>
    <w:uiPriority w:val="99"/>
    <w:semiHidden/>
    <w:unhideWhenUsed/>
    <w:qFormat/>
    <w:rsid w:val="00927FF7"/>
    <w:rPr>
      <w:color w:val="808080"/>
      <w:shd w:val="clear" w:color="auto" w:fill="E6E6E6"/>
    </w:rPr>
  </w:style>
  <w:style w:type="character" w:styleId="Emphasis">
    <w:name w:val="Emphasis"/>
    <w:basedOn w:val="DefaultParagraphFont"/>
    <w:uiPriority w:val="20"/>
    <w:qFormat/>
    <w:rsid w:val="008E3512"/>
    <w:rPr>
      <w:i/>
      <w:iCs/>
    </w:rPr>
  </w:style>
  <w:style w:type="character" w:styleId="FollowedHyperlink">
    <w:name w:val="FollowedHyperlink"/>
    <w:basedOn w:val="DefaultParagraphFont"/>
    <w:uiPriority w:val="99"/>
    <w:semiHidden/>
    <w:unhideWhenUsed/>
    <w:qFormat/>
    <w:rsid w:val="004340B0"/>
    <w:rPr>
      <w:color w:val="800080" w:themeColor="followedHyperlink"/>
      <w:u w:val="single"/>
    </w:rPr>
  </w:style>
  <w:style w:type="character" w:styleId="HTMLCite">
    <w:name w:val="HTML Cite"/>
    <w:basedOn w:val="DefaultParagraphFont"/>
    <w:uiPriority w:val="99"/>
    <w:semiHidden/>
    <w:unhideWhenUsed/>
    <w:qFormat/>
    <w:rsid w:val="00590643"/>
    <w:rPr>
      <w:i/>
      <w:iCs/>
    </w:rPr>
  </w:style>
  <w:style w:type="character" w:customStyle="1" w:styleId="contribdegrees">
    <w:name w:val="contribdegrees"/>
    <w:basedOn w:val="DefaultParagraphFont"/>
    <w:qFormat/>
    <w:rsid w:val="001A2352"/>
  </w:style>
  <w:style w:type="character" w:customStyle="1" w:styleId="publicationcontentepubdate">
    <w:name w:val="publicationcontentepubdate"/>
    <w:basedOn w:val="DefaultParagraphFont"/>
    <w:qFormat/>
    <w:rsid w:val="001A2352"/>
  </w:style>
  <w:style w:type="character" w:customStyle="1" w:styleId="articletype">
    <w:name w:val="articletype"/>
    <w:basedOn w:val="DefaultParagraphFont"/>
    <w:qFormat/>
    <w:rsid w:val="001A2352"/>
  </w:style>
  <w:style w:type="character" w:customStyle="1" w:styleId="crossmark">
    <w:name w:val="crossmark"/>
    <w:basedOn w:val="DefaultParagraphFont"/>
    <w:qFormat/>
    <w:rsid w:val="001A2352"/>
  </w:style>
  <w:style w:type="character" w:customStyle="1" w:styleId="UnresolvedMention2">
    <w:name w:val="Unresolved Mention2"/>
    <w:basedOn w:val="DefaultParagraphFont"/>
    <w:uiPriority w:val="99"/>
    <w:semiHidden/>
    <w:unhideWhenUsed/>
    <w:qFormat/>
    <w:rsid w:val="00CD543D"/>
    <w:rPr>
      <w:color w:val="808080"/>
      <w:shd w:val="clear" w:color="auto" w:fill="E6E6E6"/>
    </w:rPr>
  </w:style>
  <w:style w:type="character" w:customStyle="1" w:styleId="HeaderChar">
    <w:name w:val="Header Char"/>
    <w:basedOn w:val="DefaultParagraphFont"/>
    <w:link w:val="Header"/>
    <w:uiPriority w:val="99"/>
    <w:qFormat/>
    <w:rsid w:val="003E22AF"/>
    <w:rPr>
      <w:rFonts w:ascii="Times New Roman" w:eastAsia="Times New Roman" w:hAnsi="Times New Roman" w:cs="Times New Roman"/>
      <w:sz w:val="24"/>
      <w:szCs w:val="24"/>
      <w:lang w:bidi="ar-SA"/>
    </w:rPr>
  </w:style>
  <w:style w:type="character" w:customStyle="1" w:styleId="FooterChar">
    <w:name w:val="Footer Char"/>
    <w:basedOn w:val="DefaultParagraphFont"/>
    <w:link w:val="Footer"/>
    <w:uiPriority w:val="99"/>
    <w:qFormat/>
    <w:rsid w:val="003E22AF"/>
    <w:rPr>
      <w:rFonts w:ascii="Times New Roman" w:eastAsia="Times New Roman" w:hAnsi="Times New Roman" w:cs="Times New Roman"/>
      <w:sz w:val="24"/>
      <w:szCs w:val="24"/>
      <w:lang w:bidi="ar-SA"/>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sz w:val="22"/>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2"/>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sz w:val="22"/>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eastAsia="Times New Roman" w:hAnsi="Times New Roman" w:cs="Times New Roman"/>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eastAsia="Calibri" w:cs="Calibri"/>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eastAsia="Calibri" w:cs="Times New Roman"/>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eastAsia="Calibri" w:cs="Calibri"/>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eastAsia="Calibri" w:cs="Calibri"/>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Calibri" w:cs="Times New Roman"/>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eastAsia="Calibri" w:cs="Times New Roman"/>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ascii="Times New Roman" w:eastAsia="Calibri" w:hAnsi="Times New Roman" w:cs="Times New Roman"/>
      <w:b/>
      <w:sz w:val="20"/>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ascii="Times New Roman" w:eastAsia="Calibri" w:hAnsi="Times New Roman" w:cs="Times New Roman"/>
      <w:b/>
      <w:sz w:val="20"/>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eastAsia="Calibri" w:cs="Times New Roman"/>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eastAsia="Times New Roman" w:cs="Times New Roman"/>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eastAsia="Times New Roman" w:cs="Times New Roman"/>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eastAsia="Times New Roman" w:cs="Times New Roman"/>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rFonts w:eastAsia="Times New Roman" w:cs="Times New Roman"/>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eastAsia="Times New Roman" w:cs="Times New Roman"/>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eastAsia="Times New Roman" w:cs="Times New Roman"/>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rFonts w:cs="Courier New"/>
    </w:rPr>
  </w:style>
  <w:style w:type="character" w:customStyle="1" w:styleId="ListLabel182">
    <w:name w:val="ListLabel 182"/>
    <w:qFormat/>
    <w:rPr>
      <w:rFonts w:eastAsia="Times New Roman" w:cs="Times New Roman"/>
      <w:b/>
      <w:sz w:val="20"/>
    </w:rPr>
  </w:style>
  <w:style w:type="character" w:customStyle="1" w:styleId="ListLabel183">
    <w:name w:val="ListLabel 183"/>
    <w:qFormat/>
    <w:rPr>
      <w:rFonts w:cs="Courier New"/>
    </w:rPr>
  </w:style>
  <w:style w:type="character" w:customStyle="1" w:styleId="ListLabel184">
    <w:name w:val="ListLabel 184"/>
    <w:qFormat/>
    <w:rPr>
      <w:rFonts w:cs="Courier New"/>
    </w:rPr>
  </w:style>
  <w:style w:type="character" w:customStyle="1" w:styleId="ListLabel185">
    <w:name w:val="ListLabel 185"/>
    <w:qFormat/>
    <w:rPr>
      <w:rFonts w:cs="Courier New"/>
    </w:rPr>
  </w:style>
  <w:style w:type="character" w:customStyle="1" w:styleId="ListLabel186">
    <w:name w:val="ListLabel 186"/>
    <w:qFormat/>
    <w:rPr>
      <w:rFonts w:cs="Courier New"/>
    </w:rPr>
  </w:style>
  <w:style w:type="character" w:customStyle="1" w:styleId="ListLabel187">
    <w:name w:val="ListLabel 187"/>
    <w:qFormat/>
    <w:rPr>
      <w:rFonts w:cs="Courier New"/>
    </w:rPr>
  </w:style>
  <w:style w:type="character" w:customStyle="1" w:styleId="ListLabel188">
    <w:name w:val="ListLabel 188"/>
    <w:qFormat/>
    <w:rPr>
      <w:rFonts w:cs="Courier New"/>
    </w:rPr>
  </w:style>
  <w:style w:type="character" w:customStyle="1" w:styleId="ListLabel189">
    <w:name w:val="ListLabel 189"/>
    <w:qFormat/>
    <w:rPr>
      <w:rFonts w:eastAsia="Calibri" w:cs="Calibri"/>
    </w:rPr>
  </w:style>
  <w:style w:type="character" w:customStyle="1" w:styleId="ListLabel190">
    <w:name w:val="ListLabel 190"/>
    <w:qFormat/>
    <w:rPr>
      <w:rFonts w:cs="Courier New"/>
    </w:rPr>
  </w:style>
  <w:style w:type="character" w:customStyle="1" w:styleId="ListLabel191">
    <w:name w:val="ListLabel 191"/>
    <w:qFormat/>
    <w:rPr>
      <w:rFonts w:cs="Courier New"/>
    </w:rPr>
  </w:style>
  <w:style w:type="character" w:customStyle="1" w:styleId="ListLabel192">
    <w:name w:val="ListLabel 192"/>
    <w:qFormat/>
    <w:rPr>
      <w:rFonts w:cs="Courier New"/>
    </w:rPr>
  </w:style>
  <w:style w:type="character" w:customStyle="1" w:styleId="ListLabel193">
    <w:name w:val="ListLabel 193"/>
    <w:qFormat/>
    <w:rPr>
      <w:rFonts w:eastAsia="Times New Roman" w:cs="Times New Roman"/>
    </w:rPr>
  </w:style>
  <w:style w:type="character" w:customStyle="1" w:styleId="ListLabel194">
    <w:name w:val="ListLabel 194"/>
    <w:qFormat/>
    <w:rPr>
      <w:rFonts w:cs="Courier New"/>
    </w:rPr>
  </w:style>
  <w:style w:type="character" w:customStyle="1" w:styleId="ListLabel195">
    <w:name w:val="ListLabel 195"/>
    <w:qFormat/>
    <w:rPr>
      <w:rFonts w:cs="Courier New"/>
    </w:rPr>
  </w:style>
  <w:style w:type="character" w:customStyle="1" w:styleId="ListLabel196">
    <w:name w:val="ListLabel 196"/>
    <w:qFormat/>
    <w:rPr>
      <w:rFonts w:cs="Courier New"/>
    </w:rPr>
  </w:style>
  <w:style w:type="character" w:customStyle="1" w:styleId="ListLabel197">
    <w:name w:val="ListLabel 197"/>
    <w:qFormat/>
    <w:rPr>
      <w:rFonts w:eastAsia="Times New Roman" w:cs="Times New Roman"/>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eastAsia="Times New Roman" w:cs="Times New Roman"/>
    </w:rPr>
  </w:style>
  <w:style w:type="character" w:customStyle="1" w:styleId="ListLabel202">
    <w:name w:val="ListLabel 202"/>
    <w:qFormat/>
    <w:rPr>
      <w:rFonts w:cs="Courier New"/>
    </w:rPr>
  </w:style>
  <w:style w:type="character" w:customStyle="1" w:styleId="ListLabel203">
    <w:name w:val="ListLabel 203"/>
    <w:qFormat/>
    <w:rPr>
      <w:rFonts w:cs="Courier New"/>
    </w:rPr>
  </w:style>
  <w:style w:type="character" w:customStyle="1" w:styleId="ListLabel204">
    <w:name w:val="ListLabel 204"/>
    <w:qFormat/>
    <w:rPr>
      <w:rFonts w:cs="Courier New"/>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cs="Wingdings"/>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sz w:val="22"/>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cs="Wingdings"/>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sz w:val="22"/>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cs="Wingdings"/>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ascii="Times New Roman" w:hAnsi="Times New Roman" w:cs="Wingdings"/>
      <w:sz w:val="22"/>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rFonts w:cs="Wingdings"/>
      <w:u w:val="none"/>
    </w:rPr>
  </w:style>
  <w:style w:type="character" w:customStyle="1" w:styleId="ListLabel236">
    <w:name w:val="ListLabel 236"/>
    <w:qFormat/>
    <w:rPr>
      <w:rFonts w:cs="Wingdings 2"/>
      <w:u w:val="none"/>
    </w:rPr>
  </w:style>
  <w:style w:type="character" w:customStyle="1" w:styleId="ListLabel237">
    <w:name w:val="ListLabel 237"/>
    <w:qFormat/>
    <w:rPr>
      <w:rFonts w:cs="OpenSymbol"/>
      <w:u w:val="none"/>
    </w:rPr>
  </w:style>
  <w:style w:type="character" w:customStyle="1" w:styleId="ListLabel238">
    <w:name w:val="ListLabel 238"/>
    <w:qFormat/>
    <w:rPr>
      <w:rFonts w:cs="Wingdings"/>
      <w:u w:val="none"/>
    </w:rPr>
  </w:style>
  <w:style w:type="character" w:customStyle="1" w:styleId="ListLabel239">
    <w:name w:val="ListLabel 239"/>
    <w:qFormat/>
    <w:rPr>
      <w:rFonts w:cs="Wingdings 2"/>
      <w:u w:val="none"/>
    </w:rPr>
  </w:style>
  <w:style w:type="character" w:customStyle="1" w:styleId="ListLabel240">
    <w:name w:val="ListLabel 240"/>
    <w:qFormat/>
    <w:rPr>
      <w:rFonts w:cs="OpenSymbol"/>
      <w:u w:val="none"/>
    </w:rPr>
  </w:style>
  <w:style w:type="character" w:customStyle="1" w:styleId="ListLabel241">
    <w:name w:val="ListLabel 241"/>
    <w:qFormat/>
    <w:rPr>
      <w:rFonts w:cs="Times New Roman"/>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ascii="Times New Roman" w:hAnsi="Times New Roman" w:cs="Times New Roman"/>
      <w:b/>
      <w:sz w:val="20"/>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ascii="Times New Roman" w:hAnsi="Times New Roman" w:cs="Times New Roman"/>
      <w:b/>
      <w:sz w:val="20"/>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Times New Roman"/>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rPr>
  </w:style>
  <w:style w:type="character" w:customStyle="1" w:styleId="ListLabel275">
    <w:name w:val="ListLabel 275"/>
    <w:qFormat/>
    <w:rPr>
      <w:rFonts w:cs="Courier New"/>
    </w:rPr>
  </w:style>
  <w:style w:type="character" w:customStyle="1" w:styleId="ListLabel276">
    <w:name w:val="ListLabel 276"/>
    <w:qFormat/>
    <w:rPr>
      <w:rFonts w:cs="Wingdings"/>
    </w:rPr>
  </w:style>
  <w:style w:type="character" w:customStyle="1" w:styleId="ListLabel277">
    <w:name w:val="ListLabel 277"/>
    <w:qFormat/>
    <w:rPr>
      <w:rFonts w:ascii="Times New Roman" w:hAnsi="Times New Roman" w:cs="Times New Roman"/>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Symbol"/>
    </w:rPr>
  </w:style>
  <w:style w:type="character" w:customStyle="1" w:styleId="ListLabel284">
    <w:name w:val="ListLabel 284"/>
    <w:qFormat/>
    <w:rPr>
      <w:rFonts w:cs="Courier New"/>
    </w:rPr>
  </w:style>
  <w:style w:type="character" w:customStyle="1" w:styleId="ListLabel285">
    <w:name w:val="ListLabel 285"/>
    <w:qFormat/>
    <w:rPr>
      <w:rFonts w:cs="Wingdings"/>
    </w:rPr>
  </w:style>
  <w:style w:type="character" w:customStyle="1" w:styleId="ListLabel286">
    <w:name w:val="ListLabel 286"/>
    <w:qFormat/>
    <w:rPr>
      <w:rFonts w:cs="Times New Roman"/>
      <w:b/>
      <w:sz w:val="20"/>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Times New Roman"/>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rPr>
  </w:style>
  <w:style w:type="character" w:customStyle="1" w:styleId="ListLabel302">
    <w:name w:val="ListLabel 302"/>
    <w:qFormat/>
    <w:rPr>
      <w:rFonts w:cs="Courier New"/>
    </w:rPr>
  </w:style>
  <w:style w:type="character" w:customStyle="1" w:styleId="ListLabel303">
    <w:name w:val="ListLabel 303"/>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keepNext/>
      <w:keepLines/>
      <w:spacing w:before="480" w:after="120" w:line="259" w:lineRule="auto"/>
    </w:pPr>
    <w:rPr>
      <w:rFonts w:ascii="Calibri" w:eastAsia="Calibri" w:hAnsi="Calibri" w:cs="Calibri"/>
      <w:b/>
      <w:sz w:val="72"/>
      <w:szCs w:val="72"/>
      <w:lang w:bidi="he-IL"/>
    </w:rPr>
  </w:style>
  <w:style w:type="paragraph" w:styleId="Subtitle">
    <w:name w:val="Subtitle"/>
    <w:basedOn w:val="Normal"/>
    <w:next w:val="Normal"/>
    <w:qFormat/>
    <w:pPr>
      <w:keepNext/>
      <w:keepLines/>
      <w:spacing w:before="360" w:after="80" w:line="259" w:lineRule="auto"/>
    </w:pPr>
    <w:rPr>
      <w:rFonts w:ascii="Georgia" w:eastAsia="Georgia" w:hAnsi="Georgia" w:cs="Georgia"/>
      <w:i/>
      <w:color w:val="666666"/>
      <w:sz w:val="48"/>
      <w:szCs w:val="48"/>
      <w:lang w:bidi="he-IL"/>
    </w:rPr>
  </w:style>
  <w:style w:type="paragraph" w:styleId="ListParagraph">
    <w:name w:val="List Paragraph"/>
    <w:basedOn w:val="Normal"/>
    <w:uiPriority w:val="34"/>
    <w:qFormat/>
    <w:rsid w:val="00135C10"/>
    <w:pPr>
      <w:spacing w:after="160" w:line="259" w:lineRule="auto"/>
      <w:ind w:left="720"/>
      <w:contextualSpacing/>
    </w:pPr>
    <w:rPr>
      <w:rFonts w:ascii="Calibri" w:eastAsia="Calibri" w:hAnsi="Calibri" w:cs="Calibri"/>
      <w:sz w:val="22"/>
      <w:szCs w:val="22"/>
      <w:lang w:bidi="he-IL"/>
    </w:rPr>
  </w:style>
  <w:style w:type="paragraph" w:styleId="TOC1">
    <w:name w:val="toc 1"/>
    <w:basedOn w:val="Normal"/>
    <w:next w:val="Normal"/>
    <w:autoRedefine/>
    <w:uiPriority w:val="39"/>
    <w:unhideWhenUsed/>
    <w:rsid w:val="00866192"/>
    <w:pPr>
      <w:spacing w:after="100" w:line="259" w:lineRule="auto"/>
    </w:pPr>
    <w:rPr>
      <w:rFonts w:ascii="Calibri" w:eastAsia="Calibri" w:hAnsi="Calibri" w:cs="Calibri"/>
      <w:sz w:val="22"/>
      <w:szCs w:val="22"/>
      <w:lang w:bidi="he-IL"/>
    </w:rPr>
  </w:style>
  <w:style w:type="paragraph" w:styleId="TOC2">
    <w:name w:val="toc 2"/>
    <w:basedOn w:val="Normal"/>
    <w:next w:val="Normal"/>
    <w:autoRedefine/>
    <w:uiPriority w:val="39"/>
    <w:unhideWhenUsed/>
    <w:rsid w:val="00866192"/>
    <w:pPr>
      <w:spacing w:after="100" w:line="259" w:lineRule="auto"/>
      <w:ind w:left="220"/>
    </w:pPr>
    <w:rPr>
      <w:rFonts w:ascii="Calibri" w:eastAsia="Calibri" w:hAnsi="Calibri" w:cs="Calibri"/>
      <w:sz w:val="22"/>
      <w:szCs w:val="22"/>
      <w:lang w:bidi="he-IL"/>
    </w:rPr>
  </w:style>
  <w:style w:type="paragraph" w:styleId="CommentText">
    <w:name w:val="annotation text"/>
    <w:basedOn w:val="Normal"/>
    <w:link w:val="CommentTextChar"/>
    <w:uiPriority w:val="99"/>
    <w:unhideWhenUsed/>
    <w:qFormat/>
    <w:rsid w:val="008B4A42"/>
    <w:pPr>
      <w:spacing w:after="160"/>
    </w:pPr>
    <w:rPr>
      <w:rFonts w:ascii="Calibri" w:eastAsia="Calibri" w:hAnsi="Calibri" w:cs="Calibri"/>
      <w:sz w:val="20"/>
      <w:szCs w:val="20"/>
      <w:lang w:bidi="he-IL"/>
    </w:rPr>
  </w:style>
  <w:style w:type="paragraph" w:styleId="CommentSubject">
    <w:name w:val="annotation subject"/>
    <w:basedOn w:val="CommentText"/>
    <w:link w:val="CommentSubjectChar"/>
    <w:uiPriority w:val="99"/>
    <w:semiHidden/>
    <w:unhideWhenUsed/>
    <w:qFormat/>
    <w:rsid w:val="008B4A42"/>
    <w:rPr>
      <w:b/>
      <w:bCs/>
    </w:rPr>
  </w:style>
  <w:style w:type="paragraph" w:styleId="BalloonText">
    <w:name w:val="Balloon Text"/>
    <w:basedOn w:val="Normal"/>
    <w:link w:val="BalloonTextChar"/>
    <w:uiPriority w:val="99"/>
    <w:semiHidden/>
    <w:unhideWhenUsed/>
    <w:qFormat/>
    <w:rsid w:val="008B4A42"/>
    <w:rPr>
      <w:rFonts w:eastAsia="Calibri"/>
      <w:sz w:val="18"/>
      <w:szCs w:val="18"/>
      <w:lang w:bidi="he-IL"/>
    </w:rPr>
  </w:style>
  <w:style w:type="paragraph" w:styleId="NormalWeb">
    <w:name w:val="Normal (Web)"/>
    <w:basedOn w:val="Normal"/>
    <w:uiPriority w:val="99"/>
    <w:semiHidden/>
    <w:unhideWhenUsed/>
    <w:qFormat/>
    <w:rsid w:val="00AE4C2C"/>
    <w:pPr>
      <w:spacing w:beforeAutospacing="1" w:afterAutospacing="1"/>
    </w:pPr>
  </w:style>
  <w:style w:type="paragraph" w:styleId="NoSpacing">
    <w:name w:val="No Spacing"/>
    <w:uiPriority w:val="1"/>
    <w:qFormat/>
    <w:rsid w:val="008F5C08"/>
    <w:pPr>
      <w:spacing w:line="360" w:lineRule="auto"/>
    </w:pPr>
    <w:rPr>
      <w:rFonts w:ascii="Times New Roman" w:hAnsi="Times New Roman"/>
      <w:color w:val="00000A"/>
      <w:sz w:val="24"/>
    </w:rPr>
  </w:style>
  <w:style w:type="paragraph" w:styleId="TOC3">
    <w:name w:val="toc 3"/>
    <w:basedOn w:val="Normal"/>
    <w:next w:val="Normal"/>
    <w:autoRedefine/>
    <w:uiPriority w:val="39"/>
    <w:unhideWhenUsed/>
    <w:rsid w:val="000051AA"/>
    <w:pPr>
      <w:spacing w:after="100"/>
      <w:ind w:left="480"/>
    </w:pPr>
  </w:style>
  <w:style w:type="paragraph" w:styleId="Header">
    <w:name w:val="header"/>
    <w:basedOn w:val="Normal"/>
    <w:link w:val="HeaderChar"/>
    <w:uiPriority w:val="99"/>
    <w:unhideWhenUsed/>
    <w:rsid w:val="003E22AF"/>
    <w:pPr>
      <w:tabs>
        <w:tab w:val="center" w:pos="4680"/>
        <w:tab w:val="right" w:pos="9360"/>
      </w:tabs>
    </w:pPr>
  </w:style>
  <w:style w:type="paragraph" w:styleId="Footer">
    <w:name w:val="footer"/>
    <w:basedOn w:val="Normal"/>
    <w:link w:val="FooterChar"/>
    <w:uiPriority w:val="99"/>
    <w:unhideWhenUsed/>
    <w:rsid w:val="003E22AF"/>
    <w:pPr>
      <w:tabs>
        <w:tab w:val="center" w:pos="4680"/>
        <w:tab w:val="right" w:pos="9360"/>
      </w:tabs>
    </w:pPr>
  </w:style>
  <w:style w:type="table" w:styleId="TableGrid">
    <w:name w:val="Table Grid"/>
    <w:basedOn w:val="TableNormal"/>
    <w:uiPriority w:val="39"/>
    <w:rsid w:val="00063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D4CE3"/>
    <w:rPr>
      <w:rFonts w:ascii="Times New Roman" w:eastAsia="Times New Roman" w:hAnsi="Times New Roman" w:cs="Times New Roman"/>
      <w:color w:val="00000A"/>
      <w:sz w:val="24"/>
      <w:szCs w:val="24"/>
      <w:lang w:bidi="ar-SA"/>
    </w:rPr>
  </w:style>
  <w:style w:type="character" w:styleId="Hyperlink">
    <w:name w:val="Hyperlink"/>
    <w:basedOn w:val="DefaultParagraphFont"/>
    <w:uiPriority w:val="99"/>
    <w:unhideWhenUsed/>
    <w:rsid w:val="009F5EFC"/>
    <w:rPr>
      <w:color w:val="0000FF" w:themeColor="hyperlink"/>
      <w:u w:val="single"/>
    </w:rPr>
  </w:style>
  <w:style w:type="character" w:customStyle="1" w:styleId="UnresolvedMention3">
    <w:name w:val="Unresolved Mention3"/>
    <w:basedOn w:val="DefaultParagraphFont"/>
    <w:uiPriority w:val="99"/>
    <w:semiHidden/>
    <w:unhideWhenUsed/>
    <w:rsid w:val="008A1CE6"/>
    <w:rPr>
      <w:color w:val="808080"/>
      <w:shd w:val="clear" w:color="auto" w:fill="E6E6E6"/>
    </w:rPr>
  </w:style>
  <w:style w:type="table" w:customStyle="1" w:styleId="Calendar3">
    <w:name w:val="Calendar 3"/>
    <w:basedOn w:val="TableNormal"/>
    <w:uiPriority w:val="99"/>
    <w:qFormat/>
    <w:rsid w:val="00230ED6"/>
    <w:pPr>
      <w:jc w:val="right"/>
    </w:pPr>
    <w:rPr>
      <w:rFonts w:asciiTheme="majorHAnsi" w:eastAsiaTheme="majorEastAsia" w:hAnsiTheme="majorHAnsi" w:cstheme="majorBidi"/>
      <w:color w:val="000000" w:themeColor="text1"/>
      <w:sz w:val="22"/>
      <w:lang w:eastAsia="en-US" w:bidi="ar-SA"/>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table" w:styleId="ListTable1Light">
    <w:name w:val="List Table 1 Light"/>
    <w:basedOn w:val="TableNormal"/>
    <w:uiPriority w:val="46"/>
    <w:rsid w:val="003B19F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B19F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4">
    <w:name w:val="Unresolved Mention4"/>
    <w:basedOn w:val="DefaultParagraphFont"/>
    <w:uiPriority w:val="99"/>
    <w:semiHidden/>
    <w:unhideWhenUsed/>
    <w:rsid w:val="00E46808"/>
    <w:rPr>
      <w:color w:val="808080"/>
      <w:shd w:val="clear" w:color="auto" w:fill="E6E6E6"/>
    </w:rPr>
  </w:style>
  <w:style w:type="paragraph" w:customStyle="1" w:styleId="para">
    <w:name w:val="para"/>
    <w:basedOn w:val="Normal"/>
    <w:rsid w:val="00833C61"/>
    <w:pPr>
      <w:spacing w:before="100" w:beforeAutospacing="1" w:after="100" w:afterAutospacing="1"/>
    </w:pPr>
  </w:style>
  <w:style w:type="character" w:customStyle="1" w:styleId="citationref">
    <w:name w:val="citationref"/>
    <w:basedOn w:val="DefaultParagraphFont"/>
    <w:rsid w:val="00833C61"/>
  </w:style>
  <w:style w:type="character" w:customStyle="1" w:styleId="reference-text">
    <w:name w:val="reference-text"/>
    <w:basedOn w:val="DefaultParagraphFont"/>
    <w:rsid w:val="005171E0"/>
  </w:style>
  <w:style w:type="character" w:styleId="PlaceholderText">
    <w:name w:val="Placeholder Text"/>
    <w:basedOn w:val="DefaultParagraphFont"/>
    <w:uiPriority w:val="99"/>
    <w:semiHidden/>
    <w:rsid w:val="00797D24"/>
    <w:rPr>
      <w:color w:val="808080"/>
    </w:rPr>
  </w:style>
  <w:style w:type="character" w:customStyle="1" w:styleId="externalref">
    <w:name w:val="externalref"/>
    <w:basedOn w:val="DefaultParagraphFont"/>
    <w:rsid w:val="00AF1722"/>
  </w:style>
  <w:style w:type="character" w:customStyle="1" w:styleId="refsource">
    <w:name w:val="refsource"/>
    <w:basedOn w:val="DefaultParagraphFont"/>
    <w:rsid w:val="00AF1722"/>
  </w:style>
  <w:style w:type="table" w:styleId="TableGridLight">
    <w:name w:val="Grid Table Light"/>
    <w:basedOn w:val="TableNormal"/>
    <w:uiPriority w:val="40"/>
    <w:rsid w:val="005467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A7C6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1200">
      <w:bodyDiv w:val="1"/>
      <w:marLeft w:val="0"/>
      <w:marRight w:val="0"/>
      <w:marTop w:val="0"/>
      <w:marBottom w:val="0"/>
      <w:divBdr>
        <w:top w:val="none" w:sz="0" w:space="0" w:color="auto"/>
        <w:left w:val="none" w:sz="0" w:space="0" w:color="auto"/>
        <w:bottom w:val="none" w:sz="0" w:space="0" w:color="auto"/>
        <w:right w:val="none" w:sz="0" w:space="0" w:color="auto"/>
      </w:divBdr>
    </w:div>
    <w:div w:id="73092282">
      <w:bodyDiv w:val="1"/>
      <w:marLeft w:val="0"/>
      <w:marRight w:val="0"/>
      <w:marTop w:val="0"/>
      <w:marBottom w:val="0"/>
      <w:divBdr>
        <w:top w:val="none" w:sz="0" w:space="0" w:color="auto"/>
        <w:left w:val="none" w:sz="0" w:space="0" w:color="auto"/>
        <w:bottom w:val="none" w:sz="0" w:space="0" w:color="auto"/>
        <w:right w:val="none" w:sz="0" w:space="0" w:color="auto"/>
      </w:divBdr>
      <w:divsChild>
        <w:div w:id="743721202">
          <w:marLeft w:val="0"/>
          <w:marRight w:val="0"/>
          <w:marTop w:val="0"/>
          <w:marBottom w:val="0"/>
          <w:divBdr>
            <w:top w:val="single" w:sz="6" w:space="4" w:color="auto"/>
            <w:left w:val="single" w:sz="6" w:space="4" w:color="auto"/>
            <w:bottom w:val="single" w:sz="6" w:space="4" w:color="auto"/>
            <w:right w:val="single" w:sz="6" w:space="4" w:color="auto"/>
          </w:divBdr>
          <w:divsChild>
            <w:div w:id="55902926">
              <w:marLeft w:val="0"/>
              <w:marRight w:val="0"/>
              <w:marTop w:val="0"/>
              <w:marBottom w:val="0"/>
              <w:divBdr>
                <w:top w:val="none" w:sz="0" w:space="0" w:color="auto"/>
                <w:left w:val="none" w:sz="0" w:space="0" w:color="auto"/>
                <w:bottom w:val="none" w:sz="0" w:space="0" w:color="auto"/>
                <w:right w:val="none" w:sz="0" w:space="0" w:color="auto"/>
              </w:divBdr>
              <w:divsChild>
                <w:div w:id="961156297">
                  <w:marLeft w:val="0"/>
                  <w:marRight w:val="0"/>
                  <w:marTop w:val="0"/>
                  <w:marBottom w:val="0"/>
                  <w:divBdr>
                    <w:top w:val="none" w:sz="0" w:space="0" w:color="auto"/>
                    <w:left w:val="none" w:sz="0" w:space="0" w:color="auto"/>
                    <w:bottom w:val="none" w:sz="0" w:space="0" w:color="auto"/>
                    <w:right w:val="none" w:sz="0" w:space="0" w:color="auto"/>
                  </w:divBdr>
                  <w:divsChild>
                    <w:div w:id="1799951189">
                      <w:marLeft w:val="0"/>
                      <w:marRight w:val="0"/>
                      <w:marTop w:val="0"/>
                      <w:marBottom w:val="0"/>
                      <w:divBdr>
                        <w:top w:val="single" w:sz="6" w:space="0" w:color="CFCFCF"/>
                        <w:left w:val="single" w:sz="6" w:space="0" w:color="CFCFCF"/>
                        <w:bottom w:val="single" w:sz="6" w:space="0" w:color="CFCFCF"/>
                        <w:right w:val="single" w:sz="6" w:space="0" w:color="CFCFCF"/>
                      </w:divBdr>
                      <w:divsChild>
                        <w:div w:id="720372325">
                          <w:marLeft w:val="0"/>
                          <w:marRight w:val="0"/>
                          <w:marTop w:val="0"/>
                          <w:marBottom w:val="0"/>
                          <w:divBdr>
                            <w:top w:val="none" w:sz="0" w:space="0" w:color="auto"/>
                            <w:left w:val="none" w:sz="0" w:space="0" w:color="auto"/>
                            <w:bottom w:val="none" w:sz="0" w:space="0" w:color="auto"/>
                            <w:right w:val="none" w:sz="0" w:space="0" w:color="auto"/>
                          </w:divBdr>
                          <w:divsChild>
                            <w:div w:id="977227325">
                              <w:marLeft w:val="0"/>
                              <w:marRight w:val="-450"/>
                              <w:marTop w:val="0"/>
                              <w:marBottom w:val="0"/>
                              <w:divBdr>
                                <w:top w:val="none" w:sz="0" w:space="0" w:color="auto"/>
                                <w:left w:val="none" w:sz="0" w:space="0" w:color="auto"/>
                                <w:bottom w:val="none" w:sz="0" w:space="0" w:color="auto"/>
                                <w:right w:val="none" w:sz="0" w:space="0" w:color="auto"/>
                              </w:divBdr>
                              <w:divsChild>
                                <w:div w:id="1223062441">
                                  <w:marLeft w:val="510"/>
                                  <w:marRight w:val="0"/>
                                  <w:marTop w:val="0"/>
                                  <w:marBottom w:val="0"/>
                                  <w:divBdr>
                                    <w:top w:val="none" w:sz="0" w:space="0" w:color="auto"/>
                                    <w:left w:val="none" w:sz="0" w:space="0" w:color="auto"/>
                                    <w:bottom w:val="none" w:sz="0" w:space="0" w:color="auto"/>
                                    <w:right w:val="none" w:sz="0" w:space="0" w:color="auto"/>
                                  </w:divBdr>
                                  <w:divsChild>
                                    <w:div w:id="497118541">
                                      <w:marLeft w:val="0"/>
                                      <w:marRight w:val="0"/>
                                      <w:marTop w:val="0"/>
                                      <w:marBottom w:val="0"/>
                                      <w:divBdr>
                                        <w:top w:val="none" w:sz="0" w:space="0" w:color="auto"/>
                                        <w:left w:val="none" w:sz="0" w:space="0" w:color="auto"/>
                                        <w:bottom w:val="none" w:sz="0" w:space="0" w:color="auto"/>
                                        <w:right w:val="none" w:sz="0" w:space="0" w:color="auto"/>
                                      </w:divBdr>
                                      <w:divsChild>
                                        <w:div w:id="1950234268">
                                          <w:marLeft w:val="0"/>
                                          <w:marRight w:val="0"/>
                                          <w:marTop w:val="0"/>
                                          <w:marBottom w:val="0"/>
                                          <w:divBdr>
                                            <w:top w:val="none" w:sz="0" w:space="0" w:color="auto"/>
                                            <w:left w:val="none" w:sz="0" w:space="0" w:color="auto"/>
                                            <w:bottom w:val="none" w:sz="0" w:space="0" w:color="auto"/>
                                            <w:right w:val="none" w:sz="0" w:space="0" w:color="auto"/>
                                          </w:divBdr>
                                          <w:divsChild>
                                            <w:div w:id="799303997">
                                              <w:marLeft w:val="0"/>
                                              <w:marRight w:val="0"/>
                                              <w:marTop w:val="0"/>
                                              <w:marBottom w:val="0"/>
                                              <w:divBdr>
                                                <w:top w:val="none" w:sz="0" w:space="0" w:color="auto"/>
                                                <w:left w:val="none" w:sz="0" w:space="0" w:color="auto"/>
                                                <w:bottom w:val="none" w:sz="0" w:space="0" w:color="auto"/>
                                                <w:right w:val="none" w:sz="0" w:space="0" w:color="auto"/>
                                              </w:divBdr>
                                              <w:divsChild>
                                                <w:div w:id="1480271179">
                                                  <w:marLeft w:val="0"/>
                                                  <w:marRight w:val="0"/>
                                                  <w:marTop w:val="0"/>
                                                  <w:marBottom w:val="0"/>
                                                  <w:divBdr>
                                                    <w:top w:val="none" w:sz="0" w:space="0" w:color="auto"/>
                                                    <w:left w:val="none" w:sz="0" w:space="0" w:color="auto"/>
                                                    <w:bottom w:val="none" w:sz="0" w:space="0" w:color="auto"/>
                                                    <w:right w:val="none" w:sz="0" w:space="0" w:color="auto"/>
                                                  </w:divBdr>
                                                  <w:divsChild>
                                                    <w:div w:id="1922639974">
                                                      <w:marLeft w:val="0"/>
                                                      <w:marRight w:val="0"/>
                                                      <w:marTop w:val="0"/>
                                                      <w:marBottom w:val="0"/>
                                                      <w:divBdr>
                                                        <w:top w:val="none" w:sz="0" w:space="0" w:color="auto"/>
                                                        <w:left w:val="none" w:sz="0" w:space="0" w:color="auto"/>
                                                        <w:bottom w:val="none" w:sz="0" w:space="0" w:color="auto"/>
                                                        <w:right w:val="none" w:sz="0" w:space="0" w:color="auto"/>
                                                      </w:divBdr>
                                                      <w:divsChild>
                                                        <w:div w:id="19010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614447">
          <w:marLeft w:val="0"/>
          <w:marRight w:val="0"/>
          <w:marTop w:val="0"/>
          <w:marBottom w:val="0"/>
          <w:divBdr>
            <w:top w:val="single" w:sz="6" w:space="4" w:color="ABABAB"/>
            <w:left w:val="single" w:sz="6" w:space="4" w:color="ABABAB"/>
            <w:bottom w:val="single" w:sz="6" w:space="4" w:color="ABABAB"/>
            <w:right w:val="single" w:sz="6" w:space="4" w:color="ABABAB"/>
          </w:divBdr>
          <w:divsChild>
            <w:div w:id="849754549">
              <w:marLeft w:val="0"/>
              <w:marRight w:val="0"/>
              <w:marTop w:val="0"/>
              <w:marBottom w:val="0"/>
              <w:divBdr>
                <w:top w:val="none" w:sz="0" w:space="0" w:color="auto"/>
                <w:left w:val="none" w:sz="0" w:space="0" w:color="auto"/>
                <w:bottom w:val="none" w:sz="0" w:space="0" w:color="auto"/>
                <w:right w:val="none" w:sz="0" w:space="0" w:color="auto"/>
              </w:divBdr>
              <w:divsChild>
                <w:div w:id="657001407">
                  <w:marLeft w:val="0"/>
                  <w:marRight w:val="0"/>
                  <w:marTop w:val="0"/>
                  <w:marBottom w:val="0"/>
                  <w:divBdr>
                    <w:top w:val="none" w:sz="0" w:space="0" w:color="auto"/>
                    <w:left w:val="none" w:sz="0" w:space="0" w:color="auto"/>
                    <w:bottom w:val="none" w:sz="0" w:space="0" w:color="auto"/>
                    <w:right w:val="none" w:sz="0" w:space="0" w:color="auto"/>
                  </w:divBdr>
                  <w:divsChild>
                    <w:div w:id="1260912998">
                      <w:marLeft w:val="0"/>
                      <w:marRight w:val="0"/>
                      <w:marTop w:val="0"/>
                      <w:marBottom w:val="0"/>
                      <w:divBdr>
                        <w:top w:val="none" w:sz="0" w:space="0" w:color="auto"/>
                        <w:left w:val="none" w:sz="0" w:space="0" w:color="auto"/>
                        <w:bottom w:val="none" w:sz="0" w:space="0" w:color="auto"/>
                        <w:right w:val="none" w:sz="0" w:space="0" w:color="auto"/>
                      </w:divBdr>
                      <w:divsChild>
                        <w:div w:id="547647201">
                          <w:marLeft w:val="0"/>
                          <w:marRight w:val="0"/>
                          <w:marTop w:val="0"/>
                          <w:marBottom w:val="0"/>
                          <w:divBdr>
                            <w:top w:val="none" w:sz="0" w:space="0" w:color="auto"/>
                            <w:left w:val="none" w:sz="0" w:space="0" w:color="auto"/>
                            <w:bottom w:val="none" w:sz="0" w:space="0" w:color="auto"/>
                            <w:right w:val="none" w:sz="0" w:space="0" w:color="auto"/>
                          </w:divBdr>
                          <w:divsChild>
                            <w:div w:id="14342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59241">
      <w:bodyDiv w:val="1"/>
      <w:marLeft w:val="0"/>
      <w:marRight w:val="0"/>
      <w:marTop w:val="0"/>
      <w:marBottom w:val="0"/>
      <w:divBdr>
        <w:top w:val="none" w:sz="0" w:space="0" w:color="auto"/>
        <w:left w:val="none" w:sz="0" w:space="0" w:color="auto"/>
        <w:bottom w:val="none" w:sz="0" w:space="0" w:color="auto"/>
        <w:right w:val="none" w:sz="0" w:space="0" w:color="auto"/>
      </w:divBdr>
    </w:div>
    <w:div w:id="161823615">
      <w:bodyDiv w:val="1"/>
      <w:marLeft w:val="0"/>
      <w:marRight w:val="0"/>
      <w:marTop w:val="0"/>
      <w:marBottom w:val="0"/>
      <w:divBdr>
        <w:top w:val="none" w:sz="0" w:space="0" w:color="auto"/>
        <w:left w:val="none" w:sz="0" w:space="0" w:color="auto"/>
        <w:bottom w:val="none" w:sz="0" w:space="0" w:color="auto"/>
        <w:right w:val="none" w:sz="0" w:space="0" w:color="auto"/>
      </w:divBdr>
    </w:div>
    <w:div w:id="366178448">
      <w:bodyDiv w:val="1"/>
      <w:marLeft w:val="0"/>
      <w:marRight w:val="0"/>
      <w:marTop w:val="0"/>
      <w:marBottom w:val="0"/>
      <w:divBdr>
        <w:top w:val="none" w:sz="0" w:space="0" w:color="auto"/>
        <w:left w:val="none" w:sz="0" w:space="0" w:color="auto"/>
        <w:bottom w:val="none" w:sz="0" w:space="0" w:color="auto"/>
        <w:right w:val="none" w:sz="0" w:space="0" w:color="auto"/>
      </w:divBdr>
    </w:div>
    <w:div w:id="954362204">
      <w:bodyDiv w:val="1"/>
      <w:marLeft w:val="0"/>
      <w:marRight w:val="0"/>
      <w:marTop w:val="0"/>
      <w:marBottom w:val="0"/>
      <w:divBdr>
        <w:top w:val="none" w:sz="0" w:space="0" w:color="auto"/>
        <w:left w:val="none" w:sz="0" w:space="0" w:color="auto"/>
        <w:bottom w:val="none" w:sz="0" w:space="0" w:color="auto"/>
        <w:right w:val="none" w:sz="0" w:space="0" w:color="auto"/>
      </w:divBdr>
    </w:div>
    <w:div w:id="995761492">
      <w:bodyDiv w:val="1"/>
      <w:marLeft w:val="0"/>
      <w:marRight w:val="0"/>
      <w:marTop w:val="0"/>
      <w:marBottom w:val="0"/>
      <w:divBdr>
        <w:top w:val="none" w:sz="0" w:space="0" w:color="auto"/>
        <w:left w:val="none" w:sz="0" w:space="0" w:color="auto"/>
        <w:bottom w:val="none" w:sz="0" w:space="0" w:color="auto"/>
        <w:right w:val="none" w:sz="0" w:space="0" w:color="auto"/>
      </w:divBdr>
    </w:div>
    <w:div w:id="1187673391">
      <w:bodyDiv w:val="1"/>
      <w:marLeft w:val="0"/>
      <w:marRight w:val="0"/>
      <w:marTop w:val="0"/>
      <w:marBottom w:val="0"/>
      <w:divBdr>
        <w:top w:val="none" w:sz="0" w:space="0" w:color="auto"/>
        <w:left w:val="none" w:sz="0" w:space="0" w:color="auto"/>
        <w:bottom w:val="none" w:sz="0" w:space="0" w:color="auto"/>
        <w:right w:val="none" w:sz="0" w:space="0" w:color="auto"/>
      </w:divBdr>
    </w:div>
    <w:div w:id="1416779082">
      <w:bodyDiv w:val="1"/>
      <w:marLeft w:val="0"/>
      <w:marRight w:val="0"/>
      <w:marTop w:val="0"/>
      <w:marBottom w:val="0"/>
      <w:divBdr>
        <w:top w:val="none" w:sz="0" w:space="0" w:color="auto"/>
        <w:left w:val="none" w:sz="0" w:space="0" w:color="auto"/>
        <w:bottom w:val="none" w:sz="0" w:space="0" w:color="auto"/>
        <w:right w:val="none" w:sz="0" w:space="0" w:color="auto"/>
      </w:divBdr>
    </w:div>
    <w:div w:id="1443843463">
      <w:bodyDiv w:val="1"/>
      <w:marLeft w:val="0"/>
      <w:marRight w:val="0"/>
      <w:marTop w:val="0"/>
      <w:marBottom w:val="0"/>
      <w:divBdr>
        <w:top w:val="none" w:sz="0" w:space="0" w:color="auto"/>
        <w:left w:val="none" w:sz="0" w:space="0" w:color="auto"/>
        <w:bottom w:val="none" w:sz="0" w:space="0" w:color="auto"/>
        <w:right w:val="none" w:sz="0" w:space="0" w:color="auto"/>
      </w:divBdr>
    </w:div>
    <w:div w:id="1460957952">
      <w:bodyDiv w:val="1"/>
      <w:marLeft w:val="0"/>
      <w:marRight w:val="0"/>
      <w:marTop w:val="0"/>
      <w:marBottom w:val="0"/>
      <w:divBdr>
        <w:top w:val="none" w:sz="0" w:space="0" w:color="auto"/>
        <w:left w:val="none" w:sz="0" w:space="0" w:color="auto"/>
        <w:bottom w:val="none" w:sz="0" w:space="0" w:color="auto"/>
        <w:right w:val="none" w:sz="0" w:space="0" w:color="auto"/>
      </w:divBdr>
    </w:div>
    <w:div w:id="1606036483">
      <w:bodyDiv w:val="1"/>
      <w:marLeft w:val="0"/>
      <w:marRight w:val="0"/>
      <w:marTop w:val="0"/>
      <w:marBottom w:val="0"/>
      <w:divBdr>
        <w:top w:val="none" w:sz="0" w:space="0" w:color="auto"/>
        <w:left w:val="none" w:sz="0" w:space="0" w:color="auto"/>
        <w:bottom w:val="none" w:sz="0" w:space="0" w:color="auto"/>
        <w:right w:val="none" w:sz="0" w:space="0" w:color="auto"/>
      </w:divBdr>
    </w:div>
    <w:div w:id="1777557463">
      <w:bodyDiv w:val="1"/>
      <w:marLeft w:val="0"/>
      <w:marRight w:val="0"/>
      <w:marTop w:val="0"/>
      <w:marBottom w:val="0"/>
      <w:divBdr>
        <w:top w:val="none" w:sz="0" w:space="0" w:color="auto"/>
        <w:left w:val="none" w:sz="0" w:space="0" w:color="auto"/>
        <w:bottom w:val="none" w:sz="0" w:space="0" w:color="auto"/>
        <w:right w:val="none" w:sz="0" w:space="0" w:color="auto"/>
      </w:divBdr>
    </w:div>
    <w:div w:id="2034188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www.educationaldatamining.org/EDM2016/proceedings/paper_143.pdf" TargetMode="External"/><Relationship Id="rId47" Type="http://schemas.openxmlformats.org/officeDocument/2006/relationships/hyperlink" Target="https://en.wikipedia.org/wiki/Leo_Breiman" TargetMode="External"/><Relationship Id="rId63" Type="http://schemas.openxmlformats.org/officeDocument/2006/relationships/hyperlink" Target="https://doi.org/10.1007/s00464-013-2893-8" TargetMode="External"/><Relationship Id="rId68" Type="http://schemas.openxmlformats.org/officeDocument/2006/relationships/hyperlink" Target="https://doi.org/10.1023/A:1022643204877" TargetMode="External"/><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www.bioinfopublication.org/files/articles/2_1_1_JMLT.pdf%20on%20f1"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i.org/10.1002/alr.21053" TargetMode="External"/><Relationship Id="rId53" Type="http://schemas.openxmlformats.org/officeDocument/2006/relationships/hyperlink" Target="https://doi.org/10.1016/j.humov.2017.08.012" TargetMode="External"/><Relationship Id="rId58" Type="http://schemas.openxmlformats.org/officeDocument/2006/relationships/hyperlink" Target="http://dx.doi.org/10.1037/0033-2909.124.3.372" TargetMode="External"/><Relationship Id="rId66" Type="http://schemas.openxmlformats.org/officeDocument/2006/relationships/hyperlink" Target="https://scikit-learn.org/stable/modules/generated/sklearn.tree.DecisionTreeClassifier.html"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i.org/10.1177%2F0018720818788142" TargetMode="External"/><Relationship Id="rId19" Type="http://schemas.openxmlformats.org/officeDocument/2006/relationships/hyperlink" Target="https://www.ncbi.nlm.nih.gov/pmc/articles/PMC4978658/"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jmlr.org/papers/v3/reunanen03a.html" TargetMode="External"/><Relationship Id="rId35" Type="http://schemas.openxmlformats.org/officeDocument/2006/relationships/image" Target="media/image19.png"/><Relationship Id="rId43" Type="http://schemas.openxmlformats.org/officeDocument/2006/relationships/hyperlink" Target="https://journals.plos.org/ploscompbiol/article?id=10.1371/journal.pcbi.1000791" TargetMode="External"/><Relationship Id="rId48" Type="http://schemas.openxmlformats.org/officeDocument/2006/relationships/hyperlink" Target="https://en.wikipedia.org/wiki/Machine_Learning_(journal)" TargetMode="External"/><Relationship Id="rId56" Type="http://schemas.openxmlformats.org/officeDocument/2006/relationships/hyperlink" Target="http://dx.doi.org/10.16910/jemr.6.4.4" TargetMode="External"/><Relationship Id="rId64" Type="http://schemas.openxmlformats.org/officeDocument/2006/relationships/hyperlink" Target="https://doi.org/10.1016/j.forsciint.2017.08.012" TargetMode="External"/><Relationship Id="rId69" Type="http://schemas.openxmlformats.org/officeDocument/2006/relationships/hyperlink" Target="https://scikit-learn.org/stable/modules/generated/sklearn.preprocessing.StandardScaler.html"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1016/B978-0-12-800680-1.00005-5" TargetMode="External"/><Relationship Id="rId72" Type="http://schemas.openxmlformats.org/officeDocument/2006/relationships/hyperlink" Target="http://nlp.stanford.edu/IR-book/html/htmledition/evaluation-of-ranked-retrieval-results-1.html" TargetMode="External"/><Relationship Id="rId3" Type="http://schemas.openxmlformats.org/officeDocument/2006/relationships/styles" Target="styles.xml"/><Relationship Id="rId12" Type="http://schemas.openxmlformats.org/officeDocument/2006/relationships/hyperlink" Target="http://citeseerx.ist.psu.edu/viewdoc/download?doi=10.1.1.67.6184&amp;rep=rep1&amp;type=pdf"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stats.stackexchange.com/questions/49226/how-to-interpret-f-measure-values" TargetMode="External"/><Relationship Id="rId38" Type="http://schemas.openxmlformats.org/officeDocument/2006/relationships/image" Target="media/image22.png"/><Relationship Id="rId46" Type="http://schemas.openxmlformats.org/officeDocument/2006/relationships/hyperlink" Target="http://journals.sagepub.com/doi/10.1177/0018720812440577" TargetMode="External"/><Relationship Id="rId59" Type="http://schemas.openxmlformats.org/officeDocument/2006/relationships/hyperlink" Target="http://dx.doi.org/10.1097/SLA.0b013e3181e464fb" TargetMode="External"/><Relationship Id="rId67" Type="http://schemas.openxmlformats.org/officeDocument/2006/relationships/hyperlink" Target="https://medium.com/greyatom/a-trip-to-random-forest-5c30d8250d6a"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hyperlink" Target="https://doi.org/10.5465/amr.1988.4306775" TargetMode="External"/><Relationship Id="rId62" Type="http://schemas.openxmlformats.org/officeDocument/2006/relationships/hyperlink" Target="https://doi.org/10.1068/p210117" TargetMode="External"/><Relationship Id="rId70" Type="http://schemas.openxmlformats.org/officeDocument/2006/relationships/hyperlink" Target="https://scikit-learn.org/stable/modules/generated/sklearn.preprocessing.MinMaxScaler.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en.wikipedia.org/wiki/Digital_object_identifier" TargetMode="External"/><Relationship Id="rId57" Type="http://schemas.openxmlformats.org/officeDocument/2006/relationships/hyperlink" Target="https://doi.org/10.1016/j.cogbrainres.2003.08.006" TargetMode="External"/><Relationship Id="rId10" Type="http://schemas.microsoft.com/office/2011/relationships/commentsExtended" Target="commentsExtended.xml"/><Relationship Id="rId31" Type="http://schemas.openxmlformats.org/officeDocument/2006/relationships/hyperlink" Target="http://www.dcs.gla.ac.uk/Keith/Chapter.7/Ch.7.html" TargetMode="External"/><Relationship Id="rId44" Type="http://schemas.openxmlformats.org/officeDocument/2006/relationships/hyperlink" Target="https://journals.plos.org/ploscompbiol/article?id=10.1371/journal.pcbi.1000791" TargetMode="External"/><Relationship Id="rId52" Type="http://schemas.openxmlformats.org/officeDocument/2006/relationships/hyperlink" Target="https://doi.org/10.3758/s13428-017-0876-8" TargetMode="External"/><Relationship Id="rId60" Type="http://schemas.openxmlformats.org/officeDocument/2006/relationships/hyperlink" Target="http://eprints.lincoln.ac.uk/26649/" TargetMode="External"/><Relationship Id="rId65" Type="http://schemas.openxmlformats.org/officeDocument/2006/relationships/hyperlink" Target="https://doi.org/10.1016/0749-5978(86)90044-0" TargetMode="External"/><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doi.org/10.1023%2FA%3A1010933404324" TargetMode="External"/><Relationship Id="rId55" Type="http://schemas.openxmlformats.org/officeDocument/2006/relationships/hyperlink" Target="http://dx.doi.org/10.1007/s10648-011-9174-7"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002/sam.11161" TargetMode="External"/><Relationship Id="rId2" Type="http://schemas.openxmlformats.org/officeDocument/2006/relationships/numbering" Target="numbering.xml"/><Relationship Id="rId2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Georgia">
    <w:panose1 w:val="02040502050405020303"/>
    <w:charset w:val="01"/>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000000000000000"/>
    <w:charset w:val="00"/>
    <w:family w:val="auto"/>
    <w:pitch w:val="variable"/>
    <w:sig w:usb0="00000003" w:usb1="00000000" w:usb2="00000000" w:usb3="00000000" w:csb0="00000007" w:csb1="00000000"/>
  </w:font>
  <w:font w:name="Helvetica">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9F"/>
    <w:rsid w:val="0025789F"/>
    <w:rsid w:val="00AF68E1"/>
    <w:rsid w:val="00BE1B6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68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A16CA-8FCD-BB43-B2B7-5113E549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38</Pages>
  <Words>8422</Words>
  <Characters>48010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Da Silveira Quiosa</dc:creator>
  <cp:keywords/>
  <dc:description/>
  <cp:lastModifiedBy>Microsoft Office User</cp:lastModifiedBy>
  <cp:revision>7</cp:revision>
  <cp:lastPrinted>2018-11-25T08:58:00Z</cp:lastPrinted>
  <dcterms:created xsi:type="dcterms:W3CDTF">2018-11-29T22:20:00Z</dcterms:created>
  <dcterms:modified xsi:type="dcterms:W3CDTF">2018-11-30T14:50:00Z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